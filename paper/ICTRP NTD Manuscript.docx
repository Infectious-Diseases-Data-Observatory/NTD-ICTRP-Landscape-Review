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C821C" w14:textId="53744B4C" w:rsidR="00400998" w:rsidRPr="00400998" w:rsidRDefault="029ABCFC" w:rsidP="1295F46A">
      <w:pPr>
        <w:widowControl w:val="0"/>
        <w:autoSpaceDE w:val="0"/>
        <w:autoSpaceDN w:val="0"/>
        <w:spacing w:after="0" w:line="208" w:lineRule="auto"/>
        <w:ind w:right="804" w:hanging="11"/>
        <w:rPr>
          <w:rFonts w:ascii="Times New Roman" w:eastAsia="Georgia" w:hAnsi="Times New Roman" w:cs="Times New Roman"/>
          <w:sz w:val="28"/>
          <w:szCs w:val="28"/>
          <w:lang w:val="en-US"/>
        </w:rPr>
      </w:pPr>
      <w:r w:rsidRPr="1295F46A">
        <w:rPr>
          <w:rFonts w:ascii="Times New Roman" w:eastAsia="Georgia" w:hAnsi="Times New Roman" w:cs="Times New Roman"/>
          <w:w w:val="105"/>
          <w:sz w:val="28"/>
          <w:szCs w:val="28"/>
          <w:lang w:val="en-US"/>
        </w:rPr>
        <w:t xml:space="preserve">A snapshot of </w:t>
      </w:r>
      <w:r w:rsidR="3BB4B238" w:rsidRPr="537A62B3">
        <w:rPr>
          <w:rFonts w:ascii="Times New Roman" w:eastAsia="Georgia" w:hAnsi="Times New Roman" w:cs="Times New Roman"/>
          <w:sz w:val="28"/>
          <w:szCs w:val="28"/>
          <w:lang w:val="en-US"/>
        </w:rPr>
        <w:t xml:space="preserve">selected </w:t>
      </w:r>
      <w:r w:rsidRPr="1295F46A">
        <w:rPr>
          <w:rFonts w:ascii="Times New Roman" w:eastAsia="Georgia" w:hAnsi="Times New Roman" w:cs="Times New Roman"/>
          <w:w w:val="105"/>
          <w:sz w:val="28"/>
          <w:szCs w:val="28"/>
          <w:lang w:val="en-US"/>
        </w:rPr>
        <w:t>neglected tropical disease research using the World Health Organization International Clinical Trials</w:t>
      </w:r>
      <w:r w:rsidRPr="1295F46A">
        <w:rPr>
          <w:rFonts w:ascii="Times New Roman" w:eastAsia="Georgia" w:hAnsi="Times New Roman" w:cs="Times New Roman"/>
          <w:spacing w:val="80"/>
          <w:w w:val="105"/>
          <w:sz w:val="28"/>
          <w:szCs w:val="28"/>
          <w:lang w:val="en-US"/>
        </w:rPr>
        <w:t xml:space="preserve"> </w:t>
      </w:r>
      <w:r w:rsidRPr="1295F46A">
        <w:rPr>
          <w:rFonts w:ascii="Times New Roman" w:eastAsia="Georgia" w:hAnsi="Times New Roman" w:cs="Times New Roman"/>
          <w:w w:val="105"/>
          <w:sz w:val="28"/>
          <w:szCs w:val="28"/>
          <w:lang w:val="en-US"/>
        </w:rPr>
        <w:t>Registry</w:t>
      </w:r>
      <w:r w:rsidRPr="1295F46A">
        <w:rPr>
          <w:rFonts w:ascii="Times New Roman" w:eastAsia="Georgia" w:hAnsi="Times New Roman" w:cs="Times New Roman"/>
          <w:spacing w:val="40"/>
          <w:w w:val="105"/>
          <w:sz w:val="28"/>
          <w:szCs w:val="28"/>
          <w:lang w:val="en-US"/>
        </w:rPr>
        <w:t xml:space="preserve"> </w:t>
      </w:r>
      <w:r w:rsidRPr="1295F46A">
        <w:rPr>
          <w:rFonts w:ascii="Times New Roman" w:eastAsia="Georgia" w:hAnsi="Times New Roman" w:cs="Times New Roman"/>
          <w:w w:val="105"/>
          <w:sz w:val="28"/>
          <w:szCs w:val="28"/>
          <w:lang w:val="en-US"/>
        </w:rPr>
        <w:t>Platform</w:t>
      </w:r>
      <w:r w:rsidRPr="1295F46A">
        <w:rPr>
          <w:rFonts w:ascii="Times New Roman" w:eastAsia="Georgia" w:hAnsi="Times New Roman" w:cs="Times New Roman"/>
          <w:spacing w:val="40"/>
          <w:w w:val="105"/>
          <w:sz w:val="28"/>
          <w:szCs w:val="28"/>
          <w:lang w:val="en-US"/>
        </w:rPr>
        <w:t xml:space="preserve"> </w:t>
      </w:r>
      <w:r w:rsidR="1F30AB5B" w:rsidRPr="1295F46A">
        <w:rPr>
          <w:rFonts w:ascii="Times New Roman" w:eastAsia="Georgia" w:hAnsi="Times New Roman" w:cs="Times New Roman"/>
          <w:spacing w:val="40"/>
          <w:w w:val="105"/>
          <w:sz w:val="28"/>
          <w:szCs w:val="28"/>
          <w:lang w:val="en-US"/>
        </w:rPr>
        <w:t>d</w:t>
      </w:r>
      <w:r w:rsidRPr="1295F46A">
        <w:rPr>
          <w:rFonts w:ascii="Times New Roman" w:eastAsia="Georgia" w:hAnsi="Times New Roman" w:cs="Times New Roman"/>
          <w:w w:val="105"/>
          <w:sz w:val="28"/>
          <w:szCs w:val="28"/>
          <w:lang w:val="en-US"/>
        </w:rPr>
        <w:t>atabase</w:t>
      </w:r>
      <w:r w:rsidR="22AF884D" w:rsidRPr="1295F46A">
        <w:rPr>
          <w:rFonts w:ascii="Times New Roman" w:eastAsia="Georgia" w:hAnsi="Times New Roman" w:cs="Times New Roman"/>
          <w:w w:val="105"/>
          <w:sz w:val="28"/>
          <w:szCs w:val="28"/>
          <w:lang w:val="en-US"/>
        </w:rPr>
        <w:t>, 1999–2023</w:t>
      </w:r>
    </w:p>
    <w:p w14:paraId="567865A1" w14:textId="7D7BA434" w:rsidR="00400998" w:rsidRPr="00400998" w:rsidRDefault="4E1537C0" w:rsidP="00686622">
      <w:pPr>
        <w:widowControl w:val="0"/>
        <w:autoSpaceDE w:val="0"/>
        <w:autoSpaceDN w:val="0"/>
        <w:spacing w:before="236" w:after="0" w:line="240" w:lineRule="auto"/>
        <w:ind w:firstLine="0"/>
        <w:rPr>
          <w:rFonts w:ascii="Times New Roman" w:eastAsia="Georgia" w:hAnsi="Times New Roman" w:cs="Times New Roman"/>
          <w:sz w:val="20"/>
          <w:szCs w:val="20"/>
          <w:lang w:val="en-US"/>
        </w:rPr>
      </w:pPr>
      <w:r w:rsidRPr="00400998">
        <w:rPr>
          <w:rFonts w:ascii="Times New Roman" w:eastAsia="Georgia" w:hAnsi="Times New Roman" w:cs="Times New Roman"/>
          <w:sz w:val="20"/>
          <w:szCs w:val="20"/>
          <w:lang w:val="en-US"/>
        </w:rPr>
        <w:t>Rhys</w:t>
      </w:r>
      <w:r w:rsidRPr="00400998">
        <w:rPr>
          <w:rFonts w:ascii="Times New Roman" w:eastAsia="Georgia" w:hAnsi="Times New Roman" w:cs="Times New Roman"/>
          <w:spacing w:val="7"/>
          <w:sz w:val="20"/>
          <w:szCs w:val="20"/>
          <w:lang w:val="en-US"/>
        </w:rPr>
        <w:t xml:space="preserve"> </w:t>
      </w:r>
      <w:r w:rsidRPr="00400998">
        <w:rPr>
          <w:rFonts w:ascii="Times New Roman" w:eastAsia="Georgia" w:hAnsi="Times New Roman" w:cs="Times New Roman"/>
          <w:sz w:val="20"/>
          <w:szCs w:val="20"/>
          <w:lang w:val="en-US"/>
        </w:rPr>
        <w:t>Peploe</w:t>
      </w:r>
      <w:r w:rsidRPr="00400998">
        <w:rPr>
          <w:rFonts w:ascii="Times New Roman" w:eastAsia="Georgia" w:hAnsi="Times New Roman" w:cs="Times New Roman"/>
          <w:sz w:val="20"/>
          <w:szCs w:val="20"/>
          <w:vertAlign w:val="superscript"/>
          <w:lang w:val="en-US"/>
        </w:rPr>
        <w:t>1,2*</w:t>
      </w:r>
      <w:r w:rsidRPr="00400998">
        <w:rPr>
          <w:rFonts w:ascii="Times New Roman" w:eastAsia="Georgia" w:hAnsi="Times New Roman" w:cs="Times New Roman"/>
          <w:sz w:val="20"/>
          <w:szCs w:val="20"/>
          <w:lang w:val="en-US"/>
        </w:rPr>
        <w:t>,</w:t>
      </w:r>
      <w:r w:rsidRPr="00400998">
        <w:rPr>
          <w:rFonts w:ascii="Times New Roman" w:eastAsia="Georgia" w:hAnsi="Times New Roman" w:cs="Times New Roman"/>
          <w:spacing w:val="7"/>
          <w:sz w:val="20"/>
          <w:szCs w:val="20"/>
          <w:lang w:val="en-US"/>
        </w:rPr>
        <w:t xml:space="preserve"> </w:t>
      </w:r>
      <w:r w:rsidRPr="00400998">
        <w:rPr>
          <w:rFonts w:ascii="Times New Roman" w:eastAsia="Georgia" w:hAnsi="Times New Roman" w:cs="Times New Roman"/>
          <w:sz w:val="20"/>
          <w:szCs w:val="20"/>
          <w:lang w:val="en-US"/>
        </w:rPr>
        <w:t>Hannah</w:t>
      </w:r>
      <w:r w:rsidRPr="00400998">
        <w:rPr>
          <w:rFonts w:ascii="Times New Roman" w:eastAsia="Georgia" w:hAnsi="Times New Roman" w:cs="Times New Roman"/>
          <w:spacing w:val="8"/>
          <w:sz w:val="20"/>
          <w:szCs w:val="20"/>
          <w:lang w:val="en-US"/>
        </w:rPr>
        <w:t xml:space="preserve"> </w:t>
      </w:r>
      <w:r w:rsidRPr="00400998">
        <w:rPr>
          <w:rFonts w:ascii="Times New Roman" w:eastAsia="Georgia" w:hAnsi="Times New Roman" w:cs="Times New Roman"/>
          <w:sz w:val="20"/>
          <w:szCs w:val="20"/>
          <w:lang w:val="en-US"/>
        </w:rPr>
        <w:t>Jauncey</w:t>
      </w:r>
      <w:r w:rsidRPr="00400998">
        <w:rPr>
          <w:rFonts w:ascii="Times New Roman" w:eastAsia="Georgia" w:hAnsi="Times New Roman" w:cs="Times New Roman"/>
          <w:sz w:val="20"/>
          <w:szCs w:val="20"/>
          <w:vertAlign w:val="superscript"/>
          <w:lang w:val="en-US"/>
        </w:rPr>
        <w:t>1,2</w:t>
      </w:r>
      <w:r w:rsidRPr="00400998">
        <w:rPr>
          <w:rFonts w:ascii="Times New Roman" w:eastAsia="Georgia" w:hAnsi="Times New Roman" w:cs="Times New Roman"/>
          <w:sz w:val="20"/>
          <w:szCs w:val="20"/>
          <w:lang w:val="en-US"/>
        </w:rPr>
        <w:t>,</w:t>
      </w:r>
      <w:r w:rsidRPr="00400998">
        <w:rPr>
          <w:rFonts w:ascii="Times New Roman" w:eastAsia="Georgia" w:hAnsi="Times New Roman" w:cs="Times New Roman"/>
          <w:spacing w:val="7"/>
          <w:sz w:val="20"/>
          <w:szCs w:val="20"/>
          <w:lang w:val="en-US"/>
        </w:rPr>
        <w:t xml:space="preserve"> </w:t>
      </w:r>
      <w:proofErr w:type="spellStart"/>
      <w:r w:rsidRPr="00400998">
        <w:rPr>
          <w:rFonts w:ascii="Times New Roman" w:eastAsia="Georgia" w:hAnsi="Times New Roman" w:cs="Times New Roman"/>
          <w:sz w:val="20"/>
          <w:szCs w:val="20"/>
          <w:lang w:val="en-US"/>
        </w:rPr>
        <w:t>Yurika</w:t>
      </w:r>
      <w:proofErr w:type="spellEnd"/>
      <w:r w:rsidRPr="00400998">
        <w:rPr>
          <w:rFonts w:ascii="Times New Roman" w:eastAsia="Georgia" w:hAnsi="Times New Roman" w:cs="Times New Roman"/>
          <w:spacing w:val="8"/>
          <w:sz w:val="20"/>
          <w:szCs w:val="20"/>
          <w:lang w:val="en-US"/>
        </w:rPr>
        <w:t xml:space="preserve"> </w:t>
      </w:r>
      <w:r w:rsidRPr="00400998">
        <w:rPr>
          <w:rFonts w:ascii="Times New Roman" w:eastAsia="Georgia" w:hAnsi="Times New Roman" w:cs="Times New Roman"/>
          <w:sz w:val="20"/>
          <w:szCs w:val="20"/>
          <w:lang w:val="en-US"/>
        </w:rPr>
        <w:t>Sakai</w:t>
      </w:r>
      <w:r w:rsidRPr="00400998">
        <w:rPr>
          <w:rFonts w:ascii="Times New Roman" w:eastAsia="Georgia" w:hAnsi="Times New Roman" w:cs="Times New Roman"/>
          <w:sz w:val="20"/>
          <w:szCs w:val="20"/>
          <w:vertAlign w:val="superscript"/>
          <w:lang w:val="en-US"/>
        </w:rPr>
        <w:t>1,2</w:t>
      </w:r>
      <w:r w:rsidRPr="00400998">
        <w:rPr>
          <w:rFonts w:ascii="Times New Roman" w:eastAsia="Georgia" w:hAnsi="Times New Roman" w:cs="Times New Roman"/>
          <w:sz w:val="20"/>
          <w:szCs w:val="20"/>
          <w:lang w:val="en-US"/>
        </w:rPr>
        <w:t>,</w:t>
      </w:r>
      <w:r w:rsidRPr="00400998">
        <w:rPr>
          <w:rFonts w:ascii="Times New Roman" w:eastAsia="Georgia" w:hAnsi="Times New Roman" w:cs="Times New Roman"/>
          <w:spacing w:val="8"/>
          <w:sz w:val="20"/>
          <w:szCs w:val="20"/>
          <w:lang w:val="en-US"/>
        </w:rPr>
        <w:t xml:space="preserve"> </w:t>
      </w:r>
      <w:bookmarkStart w:id="0" w:name="_Hlk202880417"/>
      <w:r>
        <w:rPr>
          <w:rFonts w:ascii="Times New Roman" w:eastAsia="Georgia" w:hAnsi="Times New Roman" w:cs="Times New Roman"/>
          <w:spacing w:val="8"/>
          <w:sz w:val="20"/>
          <w:szCs w:val="20"/>
          <w:lang w:val="en-US"/>
        </w:rPr>
        <w:t>Ghassan Karam</w:t>
      </w:r>
      <w:r>
        <w:rPr>
          <w:rFonts w:ascii="Times New Roman" w:eastAsia="Georgia" w:hAnsi="Times New Roman" w:cs="Times New Roman"/>
          <w:spacing w:val="8"/>
          <w:sz w:val="20"/>
          <w:szCs w:val="20"/>
          <w:vertAlign w:val="superscript"/>
          <w:lang w:val="en-US"/>
        </w:rPr>
        <w:t>3</w:t>
      </w:r>
      <w:r>
        <w:rPr>
          <w:rFonts w:ascii="Times New Roman" w:eastAsia="Georgia" w:hAnsi="Times New Roman" w:cs="Times New Roman"/>
          <w:spacing w:val="8"/>
          <w:sz w:val="20"/>
          <w:szCs w:val="20"/>
          <w:lang w:val="en-US"/>
        </w:rPr>
        <w:t>, Anna Laura Ross</w:t>
      </w:r>
      <w:r>
        <w:rPr>
          <w:rFonts w:ascii="Times New Roman" w:eastAsia="Georgia" w:hAnsi="Times New Roman" w:cs="Times New Roman"/>
          <w:spacing w:val="8"/>
          <w:sz w:val="20"/>
          <w:szCs w:val="20"/>
          <w:vertAlign w:val="superscript"/>
          <w:lang w:val="en-US"/>
        </w:rPr>
        <w:t>3</w:t>
      </w:r>
      <w:r>
        <w:rPr>
          <w:rFonts w:ascii="Times New Roman" w:eastAsia="Georgia" w:hAnsi="Times New Roman" w:cs="Times New Roman"/>
          <w:spacing w:val="8"/>
          <w:sz w:val="20"/>
          <w:szCs w:val="20"/>
          <w:lang w:val="en-US"/>
        </w:rPr>
        <w:t xml:space="preserve">, Sarah </w:t>
      </w:r>
      <w:r w:rsidR="00300592">
        <w:rPr>
          <w:rFonts w:ascii="Times New Roman" w:eastAsia="Georgia" w:hAnsi="Times New Roman" w:cs="Times New Roman"/>
          <w:spacing w:val="8"/>
          <w:sz w:val="20"/>
          <w:szCs w:val="20"/>
          <w:lang w:val="en-US"/>
        </w:rPr>
        <w:t xml:space="preserve">C. </w:t>
      </w:r>
      <w:r>
        <w:rPr>
          <w:rFonts w:ascii="Times New Roman" w:eastAsia="Georgia" w:hAnsi="Times New Roman" w:cs="Times New Roman"/>
          <w:spacing w:val="8"/>
          <w:sz w:val="20"/>
          <w:szCs w:val="20"/>
          <w:lang w:val="en-US"/>
        </w:rPr>
        <w:t>Charnaud</w:t>
      </w:r>
      <w:r>
        <w:rPr>
          <w:rFonts w:ascii="Times New Roman" w:eastAsia="Georgia" w:hAnsi="Times New Roman" w:cs="Times New Roman"/>
          <w:spacing w:val="8"/>
          <w:sz w:val="20"/>
          <w:szCs w:val="20"/>
          <w:vertAlign w:val="superscript"/>
          <w:lang w:val="en-US"/>
        </w:rPr>
        <w:t>3</w:t>
      </w:r>
      <w:r>
        <w:rPr>
          <w:rFonts w:ascii="Times New Roman" w:eastAsia="Georgia" w:hAnsi="Times New Roman" w:cs="Times New Roman"/>
          <w:spacing w:val="8"/>
          <w:sz w:val="20"/>
          <w:szCs w:val="20"/>
          <w:lang w:val="en-US"/>
        </w:rPr>
        <w:t xml:space="preserve">, </w:t>
      </w:r>
      <w:proofErr w:type="spellStart"/>
      <w:r w:rsidRPr="00400998">
        <w:rPr>
          <w:rFonts w:ascii="Times New Roman" w:eastAsia="Georgia" w:hAnsi="Times New Roman" w:cs="Times New Roman"/>
          <w:sz w:val="20"/>
          <w:szCs w:val="20"/>
          <w:lang w:val="en-US"/>
        </w:rPr>
        <w:t>Prabin</w:t>
      </w:r>
      <w:proofErr w:type="spellEnd"/>
      <w:r w:rsidRPr="00400998">
        <w:rPr>
          <w:rFonts w:ascii="Times New Roman" w:eastAsia="Georgia" w:hAnsi="Times New Roman" w:cs="Times New Roman"/>
          <w:spacing w:val="12"/>
          <w:sz w:val="20"/>
          <w:szCs w:val="20"/>
          <w:lang w:val="en-US"/>
        </w:rPr>
        <w:t xml:space="preserve"> </w:t>
      </w:r>
      <w:r w:rsidRPr="00400998">
        <w:rPr>
          <w:rFonts w:ascii="Times New Roman" w:eastAsia="Georgia" w:hAnsi="Times New Roman" w:cs="Times New Roman"/>
          <w:sz w:val="20"/>
          <w:szCs w:val="20"/>
          <w:lang w:val="en-US"/>
        </w:rPr>
        <w:t>Dahal</w:t>
      </w:r>
      <w:r w:rsidRPr="00400998">
        <w:rPr>
          <w:rFonts w:ascii="Times New Roman" w:eastAsia="Georgia" w:hAnsi="Times New Roman" w:cs="Times New Roman"/>
          <w:sz w:val="20"/>
          <w:szCs w:val="20"/>
          <w:vertAlign w:val="superscript"/>
          <w:lang w:val="en-US"/>
        </w:rPr>
        <w:t>1,2</w:t>
      </w:r>
      <w:r w:rsidRPr="00400998">
        <w:rPr>
          <w:rFonts w:ascii="Times New Roman" w:eastAsia="Georgia" w:hAnsi="Times New Roman" w:cs="Times New Roman"/>
          <w:sz w:val="20"/>
          <w:szCs w:val="20"/>
          <w:lang w:val="en-US"/>
        </w:rPr>
        <w:t>,</w:t>
      </w:r>
      <w:r w:rsidRPr="00400998">
        <w:rPr>
          <w:rFonts w:ascii="Times New Roman" w:eastAsia="Georgia" w:hAnsi="Times New Roman" w:cs="Times New Roman"/>
          <w:spacing w:val="12"/>
          <w:sz w:val="20"/>
          <w:szCs w:val="20"/>
          <w:lang w:val="en-US"/>
        </w:rPr>
        <w:t xml:space="preserve"> </w:t>
      </w:r>
      <w:r w:rsidRPr="00400998">
        <w:rPr>
          <w:rFonts w:ascii="Times New Roman" w:eastAsia="Georgia" w:hAnsi="Times New Roman" w:cs="Times New Roman"/>
          <w:spacing w:val="5"/>
          <w:sz w:val="20"/>
          <w:szCs w:val="20"/>
          <w:lang w:val="en-US"/>
        </w:rPr>
        <w:t>Anthony W. Solomon</w:t>
      </w:r>
      <w:r w:rsidRPr="00400998">
        <w:rPr>
          <w:rFonts w:ascii="Times New Roman" w:eastAsia="Georgia" w:hAnsi="Times New Roman" w:cs="Times New Roman"/>
          <w:spacing w:val="5"/>
          <w:sz w:val="20"/>
          <w:szCs w:val="20"/>
          <w:vertAlign w:val="superscript"/>
          <w:lang w:val="en-US"/>
        </w:rPr>
        <w:t>3</w:t>
      </w:r>
      <w:bookmarkEnd w:id="0"/>
      <w:r>
        <w:rPr>
          <w:rFonts w:ascii="Times New Roman" w:eastAsia="Georgia" w:hAnsi="Times New Roman" w:cs="Times New Roman"/>
          <w:spacing w:val="5"/>
          <w:sz w:val="20"/>
          <w:szCs w:val="20"/>
          <w:lang w:val="en-US"/>
        </w:rPr>
        <w:t>,</w:t>
      </w:r>
      <w:r w:rsidRPr="00400998">
        <w:rPr>
          <w:rFonts w:ascii="Times New Roman" w:eastAsia="Georgia" w:hAnsi="Times New Roman" w:cs="Times New Roman"/>
          <w:spacing w:val="13"/>
          <w:sz w:val="20"/>
          <w:szCs w:val="20"/>
          <w:lang w:val="en-US"/>
        </w:rPr>
        <w:t xml:space="preserve"> </w:t>
      </w:r>
      <w:r w:rsidRPr="00400998">
        <w:rPr>
          <w:rFonts w:ascii="Times New Roman" w:eastAsia="Georgia" w:hAnsi="Times New Roman" w:cs="Times New Roman"/>
          <w:sz w:val="20"/>
          <w:szCs w:val="20"/>
          <w:lang w:val="en-US"/>
        </w:rPr>
        <w:t>Philippe</w:t>
      </w:r>
      <w:r w:rsidRPr="00400998">
        <w:rPr>
          <w:rFonts w:ascii="Times New Roman" w:eastAsia="Georgia" w:hAnsi="Times New Roman" w:cs="Times New Roman"/>
          <w:spacing w:val="12"/>
          <w:sz w:val="20"/>
          <w:szCs w:val="20"/>
          <w:lang w:val="en-US"/>
        </w:rPr>
        <w:t xml:space="preserve"> </w:t>
      </w:r>
      <w:r w:rsidRPr="00400998">
        <w:rPr>
          <w:rFonts w:ascii="Times New Roman" w:eastAsia="Georgia" w:hAnsi="Times New Roman" w:cs="Times New Roman"/>
          <w:sz w:val="20"/>
          <w:szCs w:val="20"/>
          <w:lang w:val="en-US"/>
        </w:rPr>
        <w:t>J</w:t>
      </w:r>
      <w:r w:rsidRPr="00400998">
        <w:rPr>
          <w:rFonts w:ascii="Times New Roman" w:eastAsia="Georgia" w:hAnsi="Times New Roman" w:cs="Times New Roman"/>
          <w:spacing w:val="12"/>
          <w:sz w:val="20"/>
          <w:szCs w:val="20"/>
          <w:lang w:val="en-US"/>
        </w:rPr>
        <w:t xml:space="preserve"> </w:t>
      </w:r>
      <w:r w:rsidRPr="00400998">
        <w:rPr>
          <w:rFonts w:ascii="Times New Roman" w:eastAsia="Georgia" w:hAnsi="Times New Roman" w:cs="Times New Roman"/>
          <w:sz w:val="20"/>
          <w:szCs w:val="20"/>
          <w:lang w:val="en-US"/>
        </w:rPr>
        <w:t>Guerin</w:t>
      </w:r>
      <w:r w:rsidRPr="00400998">
        <w:rPr>
          <w:rFonts w:ascii="Times New Roman" w:eastAsia="Georgia" w:hAnsi="Times New Roman" w:cs="Times New Roman"/>
          <w:spacing w:val="-5"/>
          <w:sz w:val="20"/>
          <w:szCs w:val="20"/>
          <w:vertAlign w:val="superscript"/>
          <w:lang w:val="en-US"/>
        </w:rPr>
        <w:t>1,2</w:t>
      </w:r>
      <w:r>
        <w:rPr>
          <w:rFonts w:ascii="Times New Roman" w:eastAsia="Georgia" w:hAnsi="Times New Roman" w:cs="Times New Roman"/>
          <w:spacing w:val="-5"/>
          <w:sz w:val="20"/>
          <w:szCs w:val="20"/>
          <w:lang w:val="en-US"/>
        </w:rPr>
        <w:t xml:space="preserve"> and Caitlin Naylor</w:t>
      </w:r>
      <w:r w:rsidRPr="00400998">
        <w:rPr>
          <w:rFonts w:ascii="Times New Roman" w:eastAsia="Georgia" w:hAnsi="Times New Roman" w:cs="Times New Roman"/>
          <w:sz w:val="20"/>
          <w:szCs w:val="20"/>
          <w:vertAlign w:val="superscript"/>
          <w:lang w:val="en-US"/>
        </w:rPr>
        <w:t>1,2</w:t>
      </w:r>
    </w:p>
    <w:p w14:paraId="63DFBC42" w14:textId="77777777" w:rsidR="00400998" w:rsidRPr="00400998" w:rsidRDefault="00400998" w:rsidP="00DD032D">
      <w:pPr>
        <w:widowControl w:val="0"/>
        <w:autoSpaceDE w:val="0"/>
        <w:autoSpaceDN w:val="0"/>
        <w:spacing w:before="14" w:after="0" w:line="240" w:lineRule="auto"/>
        <w:rPr>
          <w:rFonts w:ascii="Times New Roman" w:eastAsia="Georgia" w:hAnsi="Times New Roman" w:cs="Times New Roman"/>
          <w:sz w:val="20"/>
          <w:szCs w:val="20"/>
          <w:lang w:val="en-US"/>
        </w:rPr>
      </w:pPr>
    </w:p>
    <w:p w14:paraId="194629F6" w14:textId="478FF826" w:rsidR="00400998" w:rsidRPr="00400998" w:rsidRDefault="00400998" w:rsidP="00DD032D">
      <w:pPr>
        <w:widowControl w:val="0"/>
        <w:numPr>
          <w:ilvl w:val="0"/>
          <w:numId w:val="3"/>
        </w:numPr>
        <w:tabs>
          <w:tab w:val="left" w:pos="3774"/>
        </w:tabs>
        <w:autoSpaceDE w:val="0"/>
        <w:autoSpaceDN w:val="0"/>
        <w:spacing w:after="0" w:line="240" w:lineRule="auto"/>
        <w:ind w:left="0" w:hanging="180"/>
        <w:rPr>
          <w:rFonts w:ascii="Times New Roman" w:eastAsia="Georgia" w:hAnsi="Times New Roman" w:cs="Times New Roman"/>
          <w:sz w:val="20"/>
          <w:lang w:val="en-US"/>
        </w:rPr>
      </w:pPr>
      <w:r w:rsidRPr="00400998">
        <w:rPr>
          <w:rFonts w:ascii="Times New Roman" w:eastAsia="Georgia" w:hAnsi="Times New Roman" w:cs="Times New Roman"/>
          <w:spacing w:val="-2"/>
          <w:sz w:val="20"/>
          <w:lang w:val="en-US"/>
        </w:rPr>
        <w:t>Infectious</w:t>
      </w:r>
      <w:r w:rsidRPr="00400998">
        <w:rPr>
          <w:rFonts w:ascii="Times New Roman" w:eastAsia="Georgia" w:hAnsi="Times New Roman" w:cs="Times New Roman"/>
          <w:spacing w:val="8"/>
          <w:sz w:val="20"/>
          <w:lang w:val="en-US"/>
        </w:rPr>
        <w:t xml:space="preserve"> </w:t>
      </w:r>
      <w:r w:rsidRPr="00400998">
        <w:rPr>
          <w:rFonts w:ascii="Times New Roman" w:eastAsia="Georgia" w:hAnsi="Times New Roman" w:cs="Times New Roman"/>
          <w:spacing w:val="-2"/>
          <w:sz w:val="20"/>
          <w:lang w:val="en-US"/>
        </w:rPr>
        <w:t>Diseases</w:t>
      </w:r>
      <w:r w:rsidRPr="00400998">
        <w:rPr>
          <w:rFonts w:ascii="Times New Roman" w:eastAsia="Georgia" w:hAnsi="Times New Roman" w:cs="Times New Roman"/>
          <w:spacing w:val="8"/>
          <w:sz w:val="20"/>
          <w:lang w:val="en-US"/>
        </w:rPr>
        <w:t xml:space="preserve"> </w:t>
      </w:r>
      <w:r w:rsidRPr="00400998">
        <w:rPr>
          <w:rFonts w:ascii="Times New Roman" w:eastAsia="Georgia" w:hAnsi="Times New Roman" w:cs="Times New Roman"/>
          <w:spacing w:val="-2"/>
          <w:sz w:val="20"/>
          <w:lang w:val="en-US"/>
        </w:rPr>
        <w:t>Data</w:t>
      </w:r>
      <w:r w:rsidRPr="00400998">
        <w:rPr>
          <w:rFonts w:ascii="Times New Roman" w:eastAsia="Georgia" w:hAnsi="Times New Roman" w:cs="Times New Roman"/>
          <w:spacing w:val="9"/>
          <w:sz w:val="20"/>
          <w:lang w:val="en-US"/>
        </w:rPr>
        <w:t xml:space="preserve"> </w:t>
      </w:r>
      <w:r w:rsidRPr="00400998">
        <w:rPr>
          <w:rFonts w:ascii="Times New Roman" w:eastAsia="Georgia" w:hAnsi="Times New Roman" w:cs="Times New Roman"/>
          <w:spacing w:val="-2"/>
          <w:sz w:val="20"/>
          <w:lang w:val="en-US"/>
        </w:rPr>
        <w:t>Observatory,</w:t>
      </w:r>
      <w:r w:rsidRPr="00400998">
        <w:rPr>
          <w:rFonts w:ascii="Times New Roman" w:eastAsia="Georgia" w:hAnsi="Times New Roman" w:cs="Times New Roman"/>
          <w:spacing w:val="8"/>
          <w:sz w:val="20"/>
          <w:lang w:val="en-US"/>
        </w:rPr>
        <w:t xml:space="preserve"> </w:t>
      </w:r>
      <w:r w:rsidRPr="00400998">
        <w:rPr>
          <w:rFonts w:ascii="Times New Roman" w:eastAsia="Georgia" w:hAnsi="Times New Roman" w:cs="Times New Roman"/>
          <w:spacing w:val="-2"/>
          <w:sz w:val="20"/>
          <w:lang w:val="en-US"/>
        </w:rPr>
        <w:t>University</w:t>
      </w:r>
      <w:r w:rsidRPr="00400998">
        <w:rPr>
          <w:rFonts w:ascii="Times New Roman" w:eastAsia="Georgia" w:hAnsi="Times New Roman" w:cs="Times New Roman"/>
          <w:spacing w:val="9"/>
          <w:sz w:val="20"/>
          <w:lang w:val="en-US"/>
        </w:rPr>
        <w:t xml:space="preserve"> </w:t>
      </w:r>
      <w:r w:rsidRPr="00400998">
        <w:rPr>
          <w:rFonts w:ascii="Times New Roman" w:eastAsia="Georgia" w:hAnsi="Times New Roman" w:cs="Times New Roman"/>
          <w:spacing w:val="-2"/>
          <w:sz w:val="20"/>
          <w:lang w:val="en-US"/>
        </w:rPr>
        <w:t>of</w:t>
      </w:r>
      <w:r w:rsidRPr="00400998">
        <w:rPr>
          <w:rFonts w:ascii="Times New Roman" w:eastAsia="Georgia" w:hAnsi="Times New Roman" w:cs="Times New Roman"/>
          <w:spacing w:val="8"/>
          <w:sz w:val="20"/>
          <w:lang w:val="en-US"/>
        </w:rPr>
        <w:t xml:space="preserve"> </w:t>
      </w:r>
      <w:r w:rsidRPr="00400998">
        <w:rPr>
          <w:rFonts w:ascii="Times New Roman" w:eastAsia="Georgia" w:hAnsi="Times New Roman" w:cs="Times New Roman"/>
          <w:spacing w:val="-2"/>
          <w:sz w:val="20"/>
          <w:lang w:val="en-US"/>
        </w:rPr>
        <w:t>Oxford,</w:t>
      </w:r>
      <w:r w:rsidRPr="00400998">
        <w:rPr>
          <w:rFonts w:ascii="Times New Roman" w:eastAsia="Georgia" w:hAnsi="Times New Roman" w:cs="Times New Roman"/>
          <w:spacing w:val="8"/>
          <w:sz w:val="20"/>
          <w:lang w:val="en-US"/>
        </w:rPr>
        <w:t xml:space="preserve"> </w:t>
      </w:r>
      <w:r w:rsidRPr="00400998">
        <w:rPr>
          <w:rFonts w:ascii="Times New Roman" w:eastAsia="Georgia" w:hAnsi="Times New Roman" w:cs="Times New Roman"/>
          <w:spacing w:val="-2"/>
          <w:sz w:val="20"/>
          <w:lang w:val="en-US"/>
        </w:rPr>
        <w:t>Oxford,</w:t>
      </w:r>
      <w:ins w:id="1" w:author="Kannan.RK" w:date="2026-05-06T13:37:00Z">
        <w:r w:rsidR="009525E4">
          <w:rPr>
            <w:rFonts w:ascii="Times New Roman" w:eastAsia="Georgia" w:hAnsi="Times New Roman" w:cs="Times New Roman"/>
            <w:spacing w:val="-2"/>
            <w:sz w:val="20"/>
            <w:lang w:val="en-US"/>
          </w:rPr>
          <w:t xml:space="preserve"> </w:t>
        </w:r>
        <w:r w:rsidR="009525E4">
          <w:rPr>
            <w:rFonts w:ascii="Times New Roman" w:eastAsia="Georgia" w:hAnsi="Times New Roman" w:cs="Times New Roman"/>
            <w:spacing w:val="9"/>
            <w:sz w:val="20"/>
            <w:lang w:val="en-US"/>
          </w:rPr>
          <w:t>United Kingdom</w:t>
        </w:r>
      </w:ins>
      <w:del w:id="2" w:author="Kannan.RK" w:date="2026-05-06T13:37:00Z">
        <w:r w:rsidRPr="00400998" w:rsidDel="009525E4">
          <w:rPr>
            <w:rFonts w:ascii="Times New Roman" w:eastAsia="Georgia" w:hAnsi="Times New Roman" w:cs="Times New Roman"/>
            <w:spacing w:val="9"/>
            <w:sz w:val="20"/>
            <w:lang w:val="en-US"/>
          </w:rPr>
          <w:delText xml:space="preserve"> </w:delText>
        </w:r>
        <w:r w:rsidRPr="00400998" w:rsidDel="009525E4">
          <w:rPr>
            <w:rFonts w:ascii="Times New Roman" w:eastAsia="Georgia" w:hAnsi="Times New Roman" w:cs="Times New Roman"/>
            <w:spacing w:val="-5"/>
            <w:sz w:val="20"/>
            <w:lang w:val="en-US"/>
          </w:rPr>
          <w:delText>UK</w:delText>
        </w:r>
      </w:del>
    </w:p>
    <w:p w14:paraId="33C4911E" w14:textId="5718819C" w:rsidR="00400998" w:rsidRPr="00400998" w:rsidRDefault="00400998" w:rsidP="00DD032D">
      <w:pPr>
        <w:widowControl w:val="0"/>
        <w:numPr>
          <w:ilvl w:val="0"/>
          <w:numId w:val="3"/>
        </w:numPr>
        <w:tabs>
          <w:tab w:val="left" w:pos="3774"/>
        </w:tabs>
        <w:autoSpaceDE w:val="0"/>
        <w:autoSpaceDN w:val="0"/>
        <w:spacing w:after="0" w:line="240" w:lineRule="auto"/>
        <w:ind w:left="0" w:hanging="180"/>
        <w:rPr>
          <w:rFonts w:ascii="Times New Roman" w:eastAsia="Georgia" w:hAnsi="Times New Roman" w:cs="Times New Roman"/>
          <w:sz w:val="20"/>
          <w:lang w:val="en-US"/>
        </w:rPr>
      </w:pPr>
      <w:r w:rsidRPr="00400998">
        <w:rPr>
          <w:rFonts w:ascii="Times New Roman" w:eastAsia="Georgia" w:hAnsi="Times New Roman" w:cs="Times New Roman"/>
          <w:spacing w:val="-2"/>
          <w:sz w:val="20"/>
          <w:lang w:val="en-US"/>
        </w:rPr>
        <w:t xml:space="preserve">Centre for Tropical Medicine and Global Health, Nuffield Department of Medicine, </w:t>
      </w:r>
      <w:r w:rsidRPr="00400998">
        <w:rPr>
          <w:rFonts w:ascii="Times New Roman" w:eastAsia="Georgia" w:hAnsi="Times New Roman" w:cs="Times New Roman"/>
          <w:sz w:val="20"/>
          <w:lang w:val="en-US"/>
        </w:rPr>
        <w:t>University of Oxford, Oxford, U</w:t>
      </w:r>
      <w:ins w:id="3" w:author="Kannan.RK" w:date="2026-05-06T13:37:00Z">
        <w:r w:rsidR="009525E4">
          <w:rPr>
            <w:rFonts w:ascii="Times New Roman" w:eastAsia="Georgia" w:hAnsi="Times New Roman" w:cs="Times New Roman"/>
            <w:sz w:val="20"/>
            <w:lang w:val="en-US"/>
          </w:rPr>
          <w:t xml:space="preserve">nited </w:t>
        </w:r>
      </w:ins>
      <w:r w:rsidRPr="00400998">
        <w:rPr>
          <w:rFonts w:ascii="Times New Roman" w:eastAsia="Georgia" w:hAnsi="Times New Roman" w:cs="Times New Roman"/>
          <w:sz w:val="20"/>
          <w:lang w:val="en-US"/>
        </w:rPr>
        <w:t>K</w:t>
      </w:r>
      <w:ins w:id="4" w:author="Kannan.RK" w:date="2026-05-06T13:37:00Z">
        <w:r w:rsidR="009525E4">
          <w:rPr>
            <w:rFonts w:ascii="Times New Roman" w:eastAsia="Georgia" w:hAnsi="Times New Roman" w:cs="Times New Roman"/>
            <w:sz w:val="20"/>
            <w:lang w:val="en-US"/>
          </w:rPr>
          <w:t>ingdom</w:t>
        </w:r>
      </w:ins>
    </w:p>
    <w:p w14:paraId="17000212" w14:textId="434B8398" w:rsidR="00400998" w:rsidRPr="00400998" w:rsidRDefault="00400998" w:rsidP="00DD032D">
      <w:pPr>
        <w:widowControl w:val="0"/>
        <w:numPr>
          <w:ilvl w:val="0"/>
          <w:numId w:val="3"/>
        </w:numPr>
        <w:tabs>
          <w:tab w:val="left" w:pos="3774"/>
        </w:tabs>
        <w:autoSpaceDE w:val="0"/>
        <w:autoSpaceDN w:val="0"/>
        <w:spacing w:before="1" w:after="0" w:line="240" w:lineRule="auto"/>
        <w:ind w:left="0" w:hanging="180"/>
        <w:rPr>
          <w:rFonts w:ascii="Times New Roman" w:eastAsia="Georgia" w:hAnsi="Times New Roman" w:cs="Times New Roman"/>
          <w:sz w:val="20"/>
          <w:lang w:val="en-US"/>
        </w:rPr>
      </w:pPr>
      <w:r w:rsidRPr="00400998">
        <w:rPr>
          <w:rFonts w:ascii="Times New Roman" w:eastAsia="Georgia" w:hAnsi="Times New Roman" w:cs="Times New Roman"/>
          <w:spacing w:val="-2"/>
          <w:sz w:val="20"/>
          <w:lang w:val="en-US"/>
        </w:rPr>
        <w:t>World</w:t>
      </w:r>
      <w:r w:rsidRPr="00400998">
        <w:rPr>
          <w:rFonts w:ascii="Times New Roman" w:eastAsia="Georgia" w:hAnsi="Times New Roman" w:cs="Times New Roman"/>
          <w:spacing w:val="8"/>
          <w:sz w:val="20"/>
          <w:lang w:val="en-US"/>
        </w:rPr>
        <w:t xml:space="preserve"> </w:t>
      </w:r>
      <w:r w:rsidRPr="00400998">
        <w:rPr>
          <w:rFonts w:ascii="Times New Roman" w:eastAsia="Georgia" w:hAnsi="Times New Roman" w:cs="Times New Roman"/>
          <w:spacing w:val="-2"/>
          <w:sz w:val="20"/>
          <w:lang w:val="en-US"/>
        </w:rPr>
        <w:t>Health</w:t>
      </w:r>
      <w:r w:rsidRPr="00400998">
        <w:rPr>
          <w:rFonts w:ascii="Times New Roman" w:eastAsia="Georgia" w:hAnsi="Times New Roman" w:cs="Times New Roman"/>
          <w:spacing w:val="8"/>
          <w:sz w:val="20"/>
          <w:lang w:val="en-US"/>
        </w:rPr>
        <w:t xml:space="preserve"> </w:t>
      </w:r>
      <w:r w:rsidRPr="00400998">
        <w:rPr>
          <w:rFonts w:ascii="Times New Roman" w:eastAsia="Georgia" w:hAnsi="Times New Roman" w:cs="Times New Roman"/>
          <w:spacing w:val="-2"/>
          <w:sz w:val="20"/>
          <w:lang w:val="en-US"/>
        </w:rPr>
        <w:t>Organization,</w:t>
      </w:r>
      <w:r w:rsidRPr="00400998">
        <w:rPr>
          <w:rFonts w:ascii="Times New Roman" w:eastAsia="Georgia" w:hAnsi="Times New Roman" w:cs="Times New Roman"/>
          <w:spacing w:val="8"/>
          <w:sz w:val="20"/>
          <w:lang w:val="en-US"/>
        </w:rPr>
        <w:t xml:space="preserve"> </w:t>
      </w:r>
      <w:r w:rsidRPr="00400998">
        <w:rPr>
          <w:rFonts w:ascii="Times New Roman" w:eastAsia="Georgia" w:hAnsi="Times New Roman" w:cs="Times New Roman"/>
          <w:spacing w:val="-2"/>
          <w:sz w:val="20"/>
          <w:lang w:val="en-US"/>
        </w:rPr>
        <w:t>Geneva,</w:t>
      </w:r>
      <w:r w:rsidRPr="00400998">
        <w:rPr>
          <w:rFonts w:ascii="Times New Roman" w:eastAsia="Georgia" w:hAnsi="Times New Roman" w:cs="Times New Roman"/>
          <w:spacing w:val="8"/>
          <w:sz w:val="20"/>
          <w:lang w:val="en-US"/>
        </w:rPr>
        <w:t xml:space="preserve"> </w:t>
      </w:r>
      <w:r w:rsidRPr="00400998">
        <w:rPr>
          <w:rFonts w:ascii="Times New Roman" w:eastAsia="Georgia" w:hAnsi="Times New Roman" w:cs="Times New Roman"/>
          <w:spacing w:val="-2"/>
          <w:sz w:val="20"/>
          <w:lang w:val="en-US"/>
        </w:rPr>
        <w:t>Switzerland</w:t>
      </w:r>
    </w:p>
    <w:p w14:paraId="765C1BAA" w14:textId="77777777" w:rsidR="00400998" w:rsidRPr="00400998" w:rsidRDefault="00400998" w:rsidP="00DD032D">
      <w:pPr>
        <w:widowControl w:val="0"/>
        <w:autoSpaceDE w:val="0"/>
        <w:autoSpaceDN w:val="0"/>
        <w:spacing w:before="23" w:after="0" w:line="240" w:lineRule="auto"/>
        <w:rPr>
          <w:rFonts w:ascii="Times New Roman" w:eastAsia="Georgia" w:hAnsi="Times New Roman" w:cs="Times New Roman"/>
          <w:sz w:val="20"/>
          <w:szCs w:val="20"/>
          <w:lang w:val="en-US"/>
        </w:rPr>
      </w:pPr>
    </w:p>
    <w:p w14:paraId="469E52A0" w14:textId="0313D406" w:rsidR="00400998" w:rsidRPr="00400998" w:rsidRDefault="00400998" w:rsidP="00686622">
      <w:pPr>
        <w:widowControl w:val="0"/>
        <w:autoSpaceDE w:val="0"/>
        <w:autoSpaceDN w:val="0"/>
        <w:spacing w:before="1" w:after="0" w:line="240" w:lineRule="auto"/>
        <w:ind w:firstLine="0"/>
        <w:rPr>
          <w:rFonts w:ascii="Times New Roman" w:eastAsia="Georgia" w:hAnsi="Times New Roman" w:cs="Times New Roman"/>
          <w:sz w:val="20"/>
          <w:szCs w:val="20"/>
          <w:lang w:val="en-US"/>
        </w:rPr>
      </w:pPr>
      <w:r w:rsidRPr="00400998">
        <w:rPr>
          <w:rFonts w:ascii="Times New Roman" w:eastAsia="Georgia" w:hAnsi="Times New Roman" w:cs="Times New Roman"/>
          <w:spacing w:val="-4"/>
          <w:sz w:val="20"/>
          <w:szCs w:val="20"/>
          <w:lang w:val="en-US"/>
        </w:rPr>
        <w:t>*</w:t>
      </w:r>
      <w:r w:rsidRPr="00400998">
        <w:rPr>
          <w:rFonts w:ascii="Times New Roman" w:eastAsia="Georgia" w:hAnsi="Times New Roman" w:cs="Times New Roman"/>
          <w:spacing w:val="3"/>
          <w:sz w:val="20"/>
          <w:szCs w:val="20"/>
          <w:lang w:val="en-US"/>
        </w:rPr>
        <w:t xml:space="preserve"> </w:t>
      </w:r>
      <w:ins w:id="5" w:author="Kannan.RK" w:date="2026-05-06T13:36:00Z">
        <w:r w:rsidR="009525E4">
          <w:rPr>
            <w:rFonts w:ascii="Times New Roman" w:eastAsia="Georgia" w:hAnsi="Times New Roman" w:cs="Times New Roman"/>
            <w:spacing w:val="3"/>
            <w:sz w:val="20"/>
            <w:szCs w:val="20"/>
            <w:lang w:val="en-US"/>
          </w:rPr>
          <w:fldChar w:fldCharType="begin"/>
        </w:r>
        <w:r w:rsidR="009525E4">
          <w:rPr>
            <w:rFonts w:ascii="Times New Roman" w:eastAsia="Georgia" w:hAnsi="Times New Roman" w:cs="Times New Roman"/>
            <w:spacing w:val="3"/>
            <w:sz w:val="20"/>
            <w:szCs w:val="20"/>
            <w:lang w:val="en-US"/>
          </w:rPr>
          <w:instrText xml:space="preserve"> HYPERLINK "mailto:</w:instrText>
        </w:r>
        <w:r w:rsidR="009525E4" w:rsidRPr="009525E4">
          <w:rPr>
            <w:rFonts w:ascii="Times New Roman" w:eastAsia="Georgia" w:hAnsi="Times New Roman" w:cs="Times New Roman"/>
            <w:spacing w:val="3"/>
            <w:sz w:val="20"/>
            <w:szCs w:val="20"/>
            <w:lang w:val="en-US"/>
          </w:rPr>
          <w:instrText>rhys.peploe@iddo.org</w:instrText>
        </w:r>
        <w:r w:rsidR="009525E4">
          <w:rPr>
            <w:rFonts w:ascii="Times New Roman" w:eastAsia="Georgia" w:hAnsi="Times New Roman" w:cs="Times New Roman"/>
            <w:spacing w:val="3"/>
            <w:sz w:val="20"/>
            <w:szCs w:val="20"/>
            <w:lang w:val="en-US"/>
          </w:rPr>
          <w:instrText xml:space="preserve">" </w:instrText>
        </w:r>
        <w:r w:rsidR="009525E4">
          <w:rPr>
            <w:rFonts w:ascii="Times New Roman" w:eastAsia="Georgia" w:hAnsi="Times New Roman" w:cs="Times New Roman"/>
            <w:spacing w:val="3"/>
            <w:sz w:val="20"/>
            <w:szCs w:val="20"/>
            <w:lang w:val="en-US"/>
          </w:rPr>
        </w:r>
        <w:r w:rsidR="009525E4">
          <w:rPr>
            <w:rFonts w:ascii="Times New Roman" w:eastAsia="Georgia" w:hAnsi="Times New Roman" w:cs="Times New Roman"/>
            <w:spacing w:val="3"/>
            <w:sz w:val="20"/>
            <w:szCs w:val="20"/>
            <w:lang w:val="en-US"/>
          </w:rPr>
          <w:fldChar w:fldCharType="separate"/>
        </w:r>
        <w:r w:rsidR="009525E4" w:rsidRPr="00A44475">
          <w:rPr>
            <w:rStyle w:val="Hyperlink"/>
            <w:rFonts w:ascii="Times New Roman" w:eastAsia="Georgia" w:hAnsi="Times New Roman" w:cs="Times New Roman"/>
            <w:spacing w:val="3"/>
            <w:sz w:val="20"/>
            <w:szCs w:val="20"/>
            <w:lang w:val="en-US"/>
          </w:rPr>
          <w:t>rhys.peploe@iddo.org</w:t>
        </w:r>
        <w:r w:rsidR="009525E4">
          <w:rPr>
            <w:rFonts w:ascii="Times New Roman" w:eastAsia="Georgia" w:hAnsi="Times New Roman" w:cs="Times New Roman"/>
            <w:spacing w:val="3"/>
            <w:sz w:val="20"/>
            <w:szCs w:val="20"/>
            <w:lang w:val="en-US"/>
          </w:rPr>
          <w:fldChar w:fldCharType="end"/>
        </w:r>
        <w:r w:rsidR="009525E4">
          <w:rPr>
            <w:rFonts w:ascii="Times New Roman" w:eastAsia="Georgia" w:hAnsi="Times New Roman" w:cs="Times New Roman"/>
            <w:spacing w:val="3"/>
            <w:sz w:val="20"/>
            <w:szCs w:val="20"/>
            <w:lang w:val="en-US"/>
          </w:rPr>
          <w:t xml:space="preserve"> </w:t>
        </w:r>
      </w:ins>
      <w:del w:id="6" w:author="Kannan.RK" w:date="2026-05-06T13:36:00Z">
        <w:r w:rsidR="00F17D59" w:rsidDel="009525E4">
          <w:fldChar w:fldCharType="begin"/>
        </w:r>
        <w:r w:rsidR="00F17D59" w:rsidDel="009525E4">
          <w:delInstrText xml:space="preserve"> HYPERLINK "mailto:rhys.peploe@iddo.org" </w:delInstrText>
        </w:r>
        <w:r w:rsidR="00F17D59" w:rsidDel="009525E4">
          <w:fldChar w:fldCharType="separate"/>
        </w:r>
        <w:r w:rsidRPr="3E5AB458" w:rsidDel="009525E4">
          <w:rPr>
            <w:rFonts w:ascii="Times New Roman" w:eastAsia="Georgia" w:hAnsi="Times New Roman" w:cs="Times New Roman"/>
            <w:sz w:val="20"/>
            <w:szCs w:val="20"/>
            <w:lang w:val="en-US"/>
          </w:rPr>
          <w:delText>rhys.peploe@iddo.org</w:delText>
        </w:r>
        <w:r w:rsidR="00F17D59" w:rsidDel="009525E4">
          <w:rPr>
            <w:rFonts w:ascii="Times New Roman" w:eastAsia="Georgia" w:hAnsi="Times New Roman" w:cs="Times New Roman"/>
            <w:sz w:val="20"/>
            <w:szCs w:val="20"/>
            <w:lang w:val="en-US"/>
          </w:rPr>
          <w:fldChar w:fldCharType="end"/>
        </w:r>
        <w:r w:rsidR="00C57188" w:rsidRPr="6633FE9D" w:rsidDel="009525E4">
          <w:rPr>
            <w:rFonts w:ascii="Times New Roman" w:eastAsia="Georgia" w:hAnsi="Times New Roman" w:cs="Times New Roman"/>
            <w:sz w:val="20"/>
            <w:szCs w:val="20"/>
            <w:lang w:val="en-US"/>
          </w:rPr>
          <w:delText xml:space="preserve"> </w:delText>
        </w:r>
        <w:r w:rsidRPr="3ADAD164" w:rsidDel="009525E4">
          <w:rPr>
            <w:rFonts w:ascii="Times New Roman" w:eastAsia="Georgia" w:hAnsi="Times New Roman" w:cs="Times New Roman"/>
            <w:sz w:val="20"/>
            <w:szCs w:val="20"/>
            <w:lang w:val="en-US"/>
          </w:rPr>
          <w:delText>(RP)</w:delText>
        </w:r>
      </w:del>
    </w:p>
    <w:p w14:paraId="42D4A65B" w14:textId="77777777" w:rsidR="003C3FC1" w:rsidRDefault="003C3FC1" w:rsidP="00DD032D">
      <w:pPr>
        <w:rPr>
          <w:rFonts w:ascii="Times New Roman" w:hAnsi="Times New Roman" w:cs="Times New Roman"/>
        </w:rPr>
      </w:pPr>
    </w:p>
    <w:p w14:paraId="72FECFEA" w14:textId="77777777" w:rsidR="00400998" w:rsidRPr="00297B0B" w:rsidRDefault="00400998" w:rsidP="2A68BECE">
      <w:pPr>
        <w:ind w:firstLine="0"/>
        <w:rPr>
          <w:rFonts w:ascii="Times New Roman" w:hAnsi="Times New Roman" w:cs="Times New Roman"/>
          <w:b/>
          <w:bCs/>
          <w:sz w:val="28"/>
          <w:szCs w:val="28"/>
        </w:rPr>
      </w:pPr>
      <w:r w:rsidRPr="2A68BECE">
        <w:rPr>
          <w:rFonts w:ascii="Times New Roman" w:hAnsi="Times New Roman" w:cs="Times New Roman"/>
          <w:b/>
          <w:bCs/>
          <w:sz w:val="28"/>
          <w:szCs w:val="28"/>
        </w:rPr>
        <w:t>Abstract</w:t>
      </w:r>
    </w:p>
    <w:p w14:paraId="624128F6" w14:textId="2C608239" w:rsidR="4DFF8D01" w:rsidRDefault="1A0C42E7">
      <w:pPr>
        <w:rPr>
          <w:rFonts w:ascii="Times New Roman" w:hAnsi="Times New Roman" w:cs="Times New Roman"/>
        </w:rPr>
      </w:pPr>
      <w:r w:rsidRPr="19194A17">
        <w:rPr>
          <w:rFonts w:ascii="Times New Roman" w:hAnsi="Times New Roman" w:cs="Times New Roman"/>
          <w:b/>
          <w:bCs/>
        </w:rPr>
        <w:t>Background</w:t>
      </w:r>
      <w:r w:rsidRPr="19194A17">
        <w:rPr>
          <w:rFonts w:ascii="Times New Roman" w:hAnsi="Times New Roman" w:cs="Times New Roman"/>
        </w:rPr>
        <w:t>:</w:t>
      </w:r>
      <w:r w:rsidR="5632B856" w:rsidRPr="19194A17">
        <w:rPr>
          <w:rFonts w:ascii="Times New Roman" w:hAnsi="Times New Roman" w:cs="Times New Roman"/>
        </w:rPr>
        <w:t xml:space="preserve"> Knowledge of </w:t>
      </w:r>
      <w:r w:rsidR="543CA45F" w:rsidRPr="19194A17">
        <w:rPr>
          <w:rFonts w:ascii="Times New Roman" w:hAnsi="Times New Roman" w:cs="Times New Roman"/>
        </w:rPr>
        <w:t xml:space="preserve">clinical </w:t>
      </w:r>
      <w:r w:rsidR="7CF2145B" w:rsidRPr="19194A17">
        <w:rPr>
          <w:rFonts w:ascii="Times New Roman" w:hAnsi="Times New Roman" w:cs="Times New Roman"/>
        </w:rPr>
        <w:t xml:space="preserve">study </w:t>
      </w:r>
      <w:r w:rsidR="7377596C" w:rsidRPr="19194A17">
        <w:rPr>
          <w:rFonts w:ascii="Times New Roman" w:hAnsi="Times New Roman" w:cs="Times New Roman"/>
        </w:rPr>
        <w:t>methodology and location</w:t>
      </w:r>
      <w:r w:rsidR="48ECEFF3" w:rsidRPr="19194A17">
        <w:rPr>
          <w:rFonts w:ascii="Times New Roman" w:hAnsi="Times New Roman" w:cs="Times New Roman"/>
        </w:rPr>
        <w:t xml:space="preserve"> </w:t>
      </w:r>
      <w:r w:rsidR="3D82502E" w:rsidRPr="19194A17">
        <w:rPr>
          <w:rFonts w:ascii="Times New Roman" w:hAnsi="Times New Roman" w:cs="Times New Roman"/>
        </w:rPr>
        <w:t xml:space="preserve">can </w:t>
      </w:r>
      <w:r w:rsidR="48ECEFF3" w:rsidRPr="19194A17">
        <w:rPr>
          <w:rFonts w:ascii="Times New Roman" w:hAnsi="Times New Roman" w:cs="Times New Roman"/>
        </w:rPr>
        <w:t>inform researchers, clinicians, funders</w:t>
      </w:r>
      <w:r w:rsidR="7DE1C6A2" w:rsidRPr="19194A17">
        <w:rPr>
          <w:rFonts w:ascii="Times New Roman" w:hAnsi="Times New Roman" w:cs="Times New Roman"/>
        </w:rPr>
        <w:t>,</w:t>
      </w:r>
      <w:r w:rsidR="48ECEFF3" w:rsidRPr="19194A17">
        <w:rPr>
          <w:rFonts w:ascii="Times New Roman" w:hAnsi="Times New Roman" w:cs="Times New Roman"/>
        </w:rPr>
        <w:t xml:space="preserve"> and polic</w:t>
      </w:r>
      <w:r w:rsidR="526BAE65" w:rsidRPr="19194A17">
        <w:rPr>
          <w:rFonts w:ascii="Times New Roman" w:hAnsi="Times New Roman" w:cs="Times New Roman"/>
        </w:rPr>
        <w:t xml:space="preserve">ymakers </w:t>
      </w:r>
      <w:r w:rsidR="316BF130" w:rsidRPr="19194A17">
        <w:rPr>
          <w:rFonts w:ascii="Times New Roman" w:hAnsi="Times New Roman" w:cs="Times New Roman"/>
        </w:rPr>
        <w:t>of the</w:t>
      </w:r>
      <w:r w:rsidR="526BAE65" w:rsidRPr="19194A17">
        <w:rPr>
          <w:rFonts w:ascii="Times New Roman" w:hAnsi="Times New Roman" w:cs="Times New Roman"/>
        </w:rPr>
        <w:t xml:space="preserve"> gaps </w:t>
      </w:r>
      <w:r w:rsidR="3A86836B" w:rsidRPr="19194A17">
        <w:rPr>
          <w:rFonts w:ascii="Times New Roman" w:hAnsi="Times New Roman" w:cs="Times New Roman"/>
        </w:rPr>
        <w:t xml:space="preserve">which </w:t>
      </w:r>
      <w:r w:rsidR="526BAE65" w:rsidRPr="19194A17">
        <w:rPr>
          <w:rFonts w:ascii="Times New Roman" w:hAnsi="Times New Roman" w:cs="Times New Roman"/>
        </w:rPr>
        <w:t xml:space="preserve">exist in a disease’s </w:t>
      </w:r>
      <w:r w:rsidR="00634B2D">
        <w:rPr>
          <w:rFonts w:ascii="Times New Roman" w:hAnsi="Times New Roman" w:cs="Times New Roman"/>
        </w:rPr>
        <w:t xml:space="preserve">evidence </w:t>
      </w:r>
      <w:r w:rsidR="526BAE65" w:rsidRPr="19194A17">
        <w:rPr>
          <w:rFonts w:ascii="Times New Roman" w:hAnsi="Times New Roman" w:cs="Times New Roman"/>
        </w:rPr>
        <w:t>landscape</w:t>
      </w:r>
      <w:r w:rsidR="1976A29D" w:rsidRPr="19194A17">
        <w:rPr>
          <w:rFonts w:ascii="Times New Roman" w:hAnsi="Times New Roman" w:cs="Times New Roman"/>
        </w:rPr>
        <w:t>,</w:t>
      </w:r>
      <w:r w:rsidR="6F01EA97" w:rsidRPr="19194A17">
        <w:rPr>
          <w:rFonts w:ascii="Times New Roman" w:hAnsi="Times New Roman" w:cs="Times New Roman"/>
        </w:rPr>
        <w:t xml:space="preserve"> </w:t>
      </w:r>
      <w:r w:rsidR="6FE4A810" w:rsidRPr="19194A17">
        <w:rPr>
          <w:rFonts w:ascii="Times New Roman" w:hAnsi="Times New Roman" w:cs="Times New Roman"/>
        </w:rPr>
        <w:t>thereby conferring guidance for appropriate resource allocation</w:t>
      </w:r>
      <w:r w:rsidR="0757FA43" w:rsidRPr="19194A17">
        <w:rPr>
          <w:rFonts w:ascii="Times New Roman" w:hAnsi="Times New Roman" w:cs="Times New Roman"/>
        </w:rPr>
        <w:t xml:space="preserve">. </w:t>
      </w:r>
      <w:r w:rsidR="11A5EFFF" w:rsidRPr="19194A17">
        <w:rPr>
          <w:rFonts w:ascii="Times New Roman" w:hAnsi="Times New Roman" w:cs="Times New Roman"/>
        </w:rPr>
        <w:t>This</w:t>
      </w:r>
      <w:r w:rsidR="4CD69440" w:rsidRPr="19194A17">
        <w:rPr>
          <w:rFonts w:ascii="Times New Roman" w:hAnsi="Times New Roman" w:cs="Times New Roman"/>
        </w:rPr>
        <w:t xml:space="preserve"> study</w:t>
      </w:r>
      <w:r w:rsidR="46E90604" w:rsidRPr="19194A17">
        <w:rPr>
          <w:rFonts w:ascii="Times New Roman" w:hAnsi="Times New Roman" w:cs="Times New Roman"/>
        </w:rPr>
        <w:t xml:space="preserve"> </w:t>
      </w:r>
      <w:r w:rsidR="5A5748E5" w:rsidRPr="19194A17">
        <w:rPr>
          <w:rFonts w:ascii="Times New Roman" w:hAnsi="Times New Roman" w:cs="Times New Roman"/>
        </w:rPr>
        <w:t>summarises</w:t>
      </w:r>
      <w:r w:rsidR="204D98E7" w:rsidRPr="19194A17">
        <w:rPr>
          <w:rFonts w:ascii="Times New Roman" w:hAnsi="Times New Roman" w:cs="Times New Roman"/>
        </w:rPr>
        <w:t xml:space="preserve"> </w:t>
      </w:r>
      <w:r w:rsidR="00634B2D">
        <w:rPr>
          <w:rFonts w:ascii="Times New Roman" w:hAnsi="Times New Roman" w:cs="Times New Roman"/>
        </w:rPr>
        <w:t>registered</w:t>
      </w:r>
      <w:r w:rsidR="4CD69440" w:rsidRPr="19194A17">
        <w:rPr>
          <w:rFonts w:ascii="Times New Roman" w:hAnsi="Times New Roman" w:cs="Times New Roman"/>
        </w:rPr>
        <w:t xml:space="preserve"> studies </w:t>
      </w:r>
      <w:r w:rsidR="0598D484" w:rsidRPr="19194A17">
        <w:rPr>
          <w:rFonts w:ascii="Times New Roman" w:hAnsi="Times New Roman" w:cs="Times New Roman"/>
        </w:rPr>
        <w:t>for selected neglected tropical diseases (NTDs)</w:t>
      </w:r>
      <w:r w:rsidR="530B5054" w:rsidRPr="19194A17">
        <w:rPr>
          <w:rFonts w:ascii="Times New Roman" w:hAnsi="Times New Roman" w:cs="Times New Roman"/>
        </w:rPr>
        <w:t xml:space="preserve"> </w:t>
      </w:r>
      <w:r w:rsidR="4CD69440" w:rsidRPr="19194A17">
        <w:rPr>
          <w:rFonts w:ascii="Times New Roman" w:hAnsi="Times New Roman" w:cs="Times New Roman"/>
        </w:rPr>
        <w:t>and identifies</w:t>
      </w:r>
      <w:r w:rsidR="006B02FF">
        <w:rPr>
          <w:rFonts w:ascii="Times New Roman" w:hAnsi="Times New Roman" w:cs="Times New Roman"/>
        </w:rPr>
        <w:t xml:space="preserve"> evidence </w:t>
      </w:r>
      <w:r w:rsidR="4CD69440" w:rsidRPr="19194A17">
        <w:rPr>
          <w:rFonts w:ascii="Times New Roman" w:hAnsi="Times New Roman" w:cs="Times New Roman"/>
        </w:rPr>
        <w:t>gaps.</w:t>
      </w:r>
    </w:p>
    <w:p w14:paraId="402A583A" w14:textId="6DEA958F" w:rsidR="4DFF8D01" w:rsidRDefault="57C4CB41" w:rsidP="25D893A2">
      <w:pPr>
        <w:rPr>
          <w:rFonts w:ascii="Times New Roman" w:hAnsi="Times New Roman" w:cs="Times New Roman"/>
        </w:rPr>
      </w:pPr>
      <w:r w:rsidRPr="3ABCC0A8">
        <w:rPr>
          <w:rFonts w:ascii="Times New Roman" w:hAnsi="Times New Roman" w:cs="Times New Roman"/>
          <w:b/>
          <w:bCs/>
        </w:rPr>
        <w:t>Methodology</w:t>
      </w:r>
      <w:r w:rsidRPr="3ABCC0A8">
        <w:rPr>
          <w:rFonts w:ascii="Times New Roman" w:hAnsi="Times New Roman" w:cs="Times New Roman"/>
        </w:rPr>
        <w:t>:</w:t>
      </w:r>
      <w:r w:rsidR="7095C0F9" w:rsidRPr="3ABCC0A8">
        <w:rPr>
          <w:rFonts w:ascii="Times New Roman" w:hAnsi="Times New Roman" w:cs="Times New Roman"/>
        </w:rPr>
        <w:t xml:space="preserve"> </w:t>
      </w:r>
      <w:r w:rsidR="035DCE77" w:rsidRPr="3ABCC0A8">
        <w:rPr>
          <w:rFonts w:ascii="Times New Roman" w:hAnsi="Times New Roman" w:cs="Times New Roman"/>
        </w:rPr>
        <w:t xml:space="preserve">The International Clinical Trials Registry Platform </w:t>
      </w:r>
      <w:r w:rsidR="4DF665A3" w:rsidRPr="3ABCC0A8">
        <w:rPr>
          <w:rFonts w:ascii="Times New Roman" w:hAnsi="Times New Roman" w:cs="Times New Roman"/>
        </w:rPr>
        <w:t xml:space="preserve">(ICTRP) </w:t>
      </w:r>
      <w:r w:rsidR="035DCE77" w:rsidRPr="3ABCC0A8">
        <w:rPr>
          <w:rFonts w:ascii="Times New Roman" w:hAnsi="Times New Roman" w:cs="Times New Roman"/>
        </w:rPr>
        <w:t xml:space="preserve">was </w:t>
      </w:r>
      <w:r w:rsidR="00F349BF">
        <w:rPr>
          <w:rFonts w:ascii="Times New Roman" w:hAnsi="Times New Roman" w:cs="Times New Roman"/>
        </w:rPr>
        <w:t>searched in September 2023</w:t>
      </w:r>
      <w:r w:rsidR="035DCE77" w:rsidRPr="3ABCC0A8">
        <w:rPr>
          <w:rFonts w:ascii="Times New Roman" w:hAnsi="Times New Roman" w:cs="Times New Roman"/>
        </w:rPr>
        <w:t xml:space="preserve"> to extract </w:t>
      </w:r>
      <w:r w:rsidR="78BF8180" w:rsidRPr="3ABCC0A8">
        <w:rPr>
          <w:rFonts w:ascii="Times New Roman" w:hAnsi="Times New Roman" w:cs="Times New Roman"/>
        </w:rPr>
        <w:t>315 c</w:t>
      </w:r>
      <w:r w:rsidR="2FC06DEA" w:rsidRPr="3ABCC0A8">
        <w:rPr>
          <w:rFonts w:ascii="Times New Roman" w:hAnsi="Times New Roman" w:cs="Times New Roman"/>
        </w:rPr>
        <w:t>linical study registrations</w:t>
      </w:r>
      <w:r w:rsidR="7095C0F9" w:rsidRPr="3ABCC0A8">
        <w:rPr>
          <w:rFonts w:ascii="Times New Roman" w:hAnsi="Times New Roman" w:cs="Times New Roman"/>
        </w:rPr>
        <w:t xml:space="preserve"> </w:t>
      </w:r>
      <w:r w:rsidR="006B02FF" w:rsidRPr="3ABCC0A8">
        <w:rPr>
          <w:rFonts w:ascii="Times New Roman" w:hAnsi="Times New Roman" w:cs="Times New Roman"/>
        </w:rPr>
        <w:t xml:space="preserve">submitted </w:t>
      </w:r>
      <w:r w:rsidR="56BC88B3" w:rsidRPr="3ABCC0A8">
        <w:rPr>
          <w:rFonts w:ascii="Times New Roman" w:hAnsi="Times New Roman" w:cs="Times New Roman"/>
        </w:rPr>
        <w:t xml:space="preserve">between </w:t>
      </w:r>
      <w:r w:rsidR="0B9CB876" w:rsidRPr="3ABCC0A8">
        <w:rPr>
          <w:rFonts w:ascii="Times New Roman" w:hAnsi="Times New Roman" w:cs="Times New Roman"/>
        </w:rPr>
        <w:t xml:space="preserve">January </w:t>
      </w:r>
      <w:r w:rsidR="56BC88B3" w:rsidRPr="3ABCC0A8">
        <w:rPr>
          <w:rFonts w:ascii="Times New Roman" w:hAnsi="Times New Roman" w:cs="Times New Roman"/>
        </w:rPr>
        <w:t xml:space="preserve">1999 </w:t>
      </w:r>
      <w:r w:rsidR="006B02FF" w:rsidRPr="3ABCC0A8">
        <w:rPr>
          <w:rFonts w:ascii="Times New Roman" w:hAnsi="Times New Roman" w:cs="Times New Roman"/>
        </w:rPr>
        <w:t>and</w:t>
      </w:r>
      <w:r w:rsidR="5FE2BFD1" w:rsidRPr="3ABCC0A8">
        <w:rPr>
          <w:rFonts w:ascii="Times New Roman" w:hAnsi="Times New Roman" w:cs="Times New Roman"/>
        </w:rPr>
        <w:t xml:space="preserve"> </w:t>
      </w:r>
      <w:r w:rsidR="0BDC37FB" w:rsidRPr="3ABCC0A8">
        <w:rPr>
          <w:rFonts w:ascii="Times New Roman" w:hAnsi="Times New Roman" w:cs="Times New Roman"/>
        </w:rPr>
        <w:t xml:space="preserve">September 2023 </w:t>
      </w:r>
      <w:r w:rsidR="7095C0F9" w:rsidRPr="3ABCC0A8">
        <w:rPr>
          <w:rFonts w:ascii="Times New Roman" w:hAnsi="Times New Roman" w:cs="Times New Roman"/>
        </w:rPr>
        <w:t xml:space="preserve">on </w:t>
      </w:r>
      <w:r w:rsidR="67047F27" w:rsidRPr="3ABCC0A8">
        <w:rPr>
          <w:rFonts w:ascii="Times New Roman" w:hAnsi="Times New Roman" w:cs="Times New Roman"/>
        </w:rPr>
        <w:t>Chagas disease, schistosomiasis, soil-transmitted helminthiases, and visceral leishmaniasis</w:t>
      </w:r>
      <w:r w:rsidR="2BB05D38" w:rsidRPr="3ABCC0A8">
        <w:rPr>
          <w:rFonts w:ascii="Times New Roman" w:hAnsi="Times New Roman" w:cs="Times New Roman"/>
        </w:rPr>
        <w:t>.</w:t>
      </w:r>
      <w:r w:rsidR="73B0C6D1" w:rsidRPr="3ABCC0A8">
        <w:rPr>
          <w:rFonts w:ascii="Times New Roman" w:hAnsi="Times New Roman" w:cs="Times New Roman"/>
        </w:rPr>
        <w:t xml:space="preserve"> </w:t>
      </w:r>
      <w:r w:rsidR="4B4AEA70" w:rsidRPr="3ABCC0A8">
        <w:rPr>
          <w:rFonts w:ascii="Times New Roman" w:hAnsi="Times New Roman" w:cs="Times New Roman"/>
        </w:rPr>
        <w:t xml:space="preserve">Data </w:t>
      </w:r>
      <w:r w:rsidR="00634B2D" w:rsidRPr="3ABCC0A8">
        <w:rPr>
          <w:rFonts w:ascii="Times New Roman" w:hAnsi="Times New Roman" w:cs="Times New Roman"/>
        </w:rPr>
        <w:t>were</w:t>
      </w:r>
      <w:r w:rsidR="26A46E47" w:rsidRPr="3ABCC0A8">
        <w:rPr>
          <w:rFonts w:ascii="Times New Roman" w:hAnsi="Times New Roman" w:cs="Times New Roman"/>
        </w:rPr>
        <w:t xml:space="preserve"> s</w:t>
      </w:r>
      <w:r w:rsidR="4B4AEA70" w:rsidRPr="3ABCC0A8">
        <w:rPr>
          <w:rFonts w:ascii="Times New Roman" w:hAnsi="Times New Roman" w:cs="Times New Roman"/>
        </w:rPr>
        <w:t>tandardised</w:t>
      </w:r>
      <w:r w:rsidR="325CCB4E" w:rsidRPr="3ABCC0A8">
        <w:rPr>
          <w:rFonts w:ascii="Times New Roman" w:hAnsi="Times New Roman" w:cs="Times New Roman"/>
        </w:rPr>
        <w:t xml:space="preserve"> </w:t>
      </w:r>
      <w:r w:rsidR="6335AF65" w:rsidRPr="3ABCC0A8">
        <w:rPr>
          <w:rFonts w:ascii="Times New Roman" w:hAnsi="Times New Roman" w:cs="Times New Roman"/>
        </w:rPr>
        <w:t xml:space="preserve">before </w:t>
      </w:r>
      <w:r w:rsidR="38DE937D" w:rsidRPr="3ABCC0A8">
        <w:rPr>
          <w:rFonts w:ascii="Times New Roman" w:hAnsi="Times New Roman" w:cs="Times New Roman"/>
        </w:rPr>
        <w:t xml:space="preserve">a descriptive </w:t>
      </w:r>
      <w:r w:rsidR="2748330B" w:rsidRPr="3ABCC0A8">
        <w:rPr>
          <w:rFonts w:ascii="Times New Roman" w:hAnsi="Times New Roman" w:cs="Times New Roman"/>
        </w:rPr>
        <w:t xml:space="preserve">analysis </w:t>
      </w:r>
      <w:r w:rsidR="70590243" w:rsidRPr="3ABCC0A8">
        <w:rPr>
          <w:rFonts w:ascii="Times New Roman" w:hAnsi="Times New Roman" w:cs="Times New Roman"/>
        </w:rPr>
        <w:t xml:space="preserve">was performed </w:t>
      </w:r>
      <w:r w:rsidR="38DE937D" w:rsidRPr="3ABCC0A8">
        <w:rPr>
          <w:rFonts w:ascii="Times New Roman" w:hAnsi="Times New Roman" w:cs="Times New Roman"/>
        </w:rPr>
        <w:t>o</w:t>
      </w:r>
      <w:r w:rsidR="3D38F6B6" w:rsidRPr="3ABCC0A8">
        <w:rPr>
          <w:rFonts w:ascii="Times New Roman" w:hAnsi="Times New Roman" w:cs="Times New Roman"/>
        </w:rPr>
        <w:t>n</w:t>
      </w:r>
      <w:r w:rsidR="38DE937D" w:rsidRPr="3ABCC0A8">
        <w:rPr>
          <w:rFonts w:ascii="Times New Roman" w:hAnsi="Times New Roman" w:cs="Times New Roman"/>
        </w:rPr>
        <w:t xml:space="preserve"> </w:t>
      </w:r>
      <w:r w:rsidR="00634B2D" w:rsidRPr="3ABCC0A8">
        <w:rPr>
          <w:rFonts w:ascii="Times New Roman" w:hAnsi="Times New Roman" w:cs="Times New Roman"/>
        </w:rPr>
        <w:t xml:space="preserve">study </w:t>
      </w:r>
      <w:r w:rsidR="38DE937D" w:rsidRPr="3ABCC0A8">
        <w:rPr>
          <w:rFonts w:ascii="Times New Roman" w:hAnsi="Times New Roman" w:cs="Times New Roman"/>
        </w:rPr>
        <w:t>location, inclusion age range,</w:t>
      </w:r>
      <w:r w:rsidR="29F0D8FB" w:rsidRPr="3ABCC0A8">
        <w:rPr>
          <w:rFonts w:ascii="Times New Roman" w:hAnsi="Times New Roman" w:cs="Times New Roman"/>
        </w:rPr>
        <w:t xml:space="preserve"> </w:t>
      </w:r>
      <w:r w:rsidR="002347C0">
        <w:rPr>
          <w:rFonts w:ascii="Times New Roman" w:hAnsi="Times New Roman" w:cs="Times New Roman"/>
        </w:rPr>
        <w:t xml:space="preserve">study </w:t>
      </w:r>
      <w:r w:rsidR="29F0D8FB" w:rsidRPr="3ABCC0A8">
        <w:rPr>
          <w:rFonts w:ascii="Times New Roman" w:hAnsi="Times New Roman" w:cs="Times New Roman"/>
        </w:rPr>
        <w:t>design, phase</w:t>
      </w:r>
      <w:r w:rsidR="53ADFC34" w:rsidRPr="3ABCC0A8">
        <w:rPr>
          <w:rFonts w:ascii="Times New Roman" w:hAnsi="Times New Roman" w:cs="Times New Roman"/>
        </w:rPr>
        <w:t>,</w:t>
      </w:r>
      <w:r w:rsidR="29F0D8FB" w:rsidRPr="3ABCC0A8">
        <w:rPr>
          <w:rFonts w:ascii="Times New Roman" w:hAnsi="Times New Roman" w:cs="Times New Roman"/>
        </w:rPr>
        <w:t xml:space="preserve"> and</w:t>
      </w:r>
      <w:r w:rsidR="38DE937D" w:rsidRPr="3ABCC0A8">
        <w:rPr>
          <w:rFonts w:ascii="Times New Roman" w:hAnsi="Times New Roman" w:cs="Times New Roman"/>
        </w:rPr>
        <w:t xml:space="preserve"> population access</w:t>
      </w:r>
      <w:r w:rsidR="1DDAB58D" w:rsidRPr="3ABCC0A8">
        <w:rPr>
          <w:rFonts w:ascii="Times New Roman" w:hAnsi="Times New Roman" w:cs="Times New Roman"/>
        </w:rPr>
        <w:t xml:space="preserve"> to studies</w:t>
      </w:r>
      <w:r w:rsidR="074EAC7A" w:rsidRPr="3ABCC0A8">
        <w:rPr>
          <w:rFonts w:ascii="Times New Roman" w:hAnsi="Times New Roman" w:cs="Times New Roman"/>
        </w:rPr>
        <w:t>.</w:t>
      </w:r>
      <w:r w:rsidR="00F349BF">
        <w:rPr>
          <w:rFonts w:ascii="Times New Roman" w:hAnsi="Times New Roman" w:cs="Times New Roman"/>
        </w:rPr>
        <w:t xml:space="preserve"> </w:t>
      </w:r>
    </w:p>
    <w:p w14:paraId="5DA16710" w14:textId="279E4CBA" w:rsidR="4DFF8D01" w:rsidRDefault="66B5A3A4" w:rsidP="3050257F">
      <w:pPr>
        <w:rPr>
          <w:rFonts w:ascii="Times New Roman" w:hAnsi="Times New Roman" w:cs="Times New Roman"/>
        </w:rPr>
      </w:pPr>
      <w:r w:rsidRPr="21A048A5">
        <w:rPr>
          <w:rFonts w:ascii="Times New Roman" w:hAnsi="Times New Roman" w:cs="Times New Roman"/>
          <w:b/>
          <w:bCs/>
        </w:rPr>
        <w:t>Results</w:t>
      </w:r>
      <w:r w:rsidRPr="21A048A5">
        <w:rPr>
          <w:rFonts w:ascii="Times New Roman" w:hAnsi="Times New Roman" w:cs="Times New Roman"/>
        </w:rPr>
        <w:t xml:space="preserve">: </w:t>
      </w:r>
      <w:r w:rsidR="00634B2D" w:rsidRPr="21A048A5">
        <w:rPr>
          <w:rFonts w:ascii="Times New Roman" w:hAnsi="Times New Roman" w:cs="Times New Roman"/>
        </w:rPr>
        <w:t>Registered s</w:t>
      </w:r>
      <w:r w:rsidR="567FAA14" w:rsidRPr="21A048A5">
        <w:rPr>
          <w:rFonts w:ascii="Times New Roman" w:hAnsi="Times New Roman" w:cs="Times New Roman"/>
        </w:rPr>
        <w:t xml:space="preserve">tudies </w:t>
      </w:r>
      <w:r w:rsidR="00634B2D" w:rsidRPr="21A048A5">
        <w:rPr>
          <w:rFonts w:ascii="Times New Roman" w:hAnsi="Times New Roman" w:cs="Times New Roman"/>
        </w:rPr>
        <w:t>we</w:t>
      </w:r>
      <w:r w:rsidR="567FAA14" w:rsidRPr="21A048A5">
        <w:rPr>
          <w:rFonts w:ascii="Times New Roman" w:hAnsi="Times New Roman" w:cs="Times New Roman"/>
        </w:rPr>
        <w:t>re partially aligned to the</w:t>
      </w:r>
      <w:r w:rsidR="4417BF66" w:rsidRPr="21A048A5">
        <w:rPr>
          <w:rFonts w:ascii="Times New Roman" w:hAnsi="Times New Roman" w:cs="Times New Roman"/>
        </w:rPr>
        <w:t xml:space="preserve"> geographical distribution of disease </w:t>
      </w:r>
      <w:r w:rsidR="22EBA6CA" w:rsidRPr="21A048A5">
        <w:rPr>
          <w:rFonts w:ascii="Times New Roman" w:hAnsi="Times New Roman" w:cs="Times New Roman"/>
        </w:rPr>
        <w:t>burden</w:t>
      </w:r>
      <w:r w:rsidR="567FAA14" w:rsidRPr="21A048A5">
        <w:rPr>
          <w:rFonts w:ascii="Times New Roman" w:hAnsi="Times New Roman" w:cs="Times New Roman"/>
        </w:rPr>
        <w:t xml:space="preserve">; countries </w:t>
      </w:r>
      <w:r w:rsidR="2EB2B511" w:rsidRPr="21A048A5">
        <w:rPr>
          <w:rFonts w:ascii="Times New Roman" w:hAnsi="Times New Roman" w:cs="Times New Roman"/>
        </w:rPr>
        <w:t xml:space="preserve">in which the highest number of studies </w:t>
      </w:r>
      <w:r w:rsidR="00634B2D" w:rsidRPr="21A048A5">
        <w:rPr>
          <w:rFonts w:ascii="Times New Roman" w:hAnsi="Times New Roman" w:cs="Times New Roman"/>
        </w:rPr>
        <w:t xml:space="preserve">were registered </w:t>
      </w:r>
      <w:r w:rsidR="567FAA14" w:rsidRPr="21A048A5">
        <w:rPr>
          <w:rFonts w:ascii="Times New Roman" w:hAnsi="Times New Roman" w:cs="Times New Roman"/>
        </w:rPr>
        <w:t xml:space="preserve">often face great burden, though there </w:t>
      </w:r>
      <w:r w:rsidR="00634B2D" w:rsidRPr="21A048A5">
        <w:rPr>
          <w:rFonts w:ascii="Times New Roman" w:hAnsi="Times New Roman" w:cs="Times New Roman"/>
        </w:rPr>
        <w:t>we</w:t>
      </w:r>
      <w:r w:rsidR="567FAA14" w:rsidRPr="21A048A5">
        <w:rPr>
          <w:rFonts w:ascii="Times New Roman" w:hAnsi="Times New Roman" w:cs="Times New Roman"/>
        </w:rPr>
        <w:t xml:space="preserve">re several endemic countries with </w:t>
      </w:r>
      <w:r w:rsidR="00634B2D" w:rsidRPr="21A048A5">
        <w:rPr>
          <w:rFonts w:ascii="Times New Roman" w:hAnsi="Times New Roman" w:cs="Times New Roman"/>
        </w:rPr>
        <w:t xml:space="preserve">few </w:t>
      </w:r>
      <w:r w:rsidR="1166B6D3" w:rsidRPr="21A048A5">
        <w:rPr>
          <w:rFonts w:ascii="Times New Roman" w:hAnsi="Times New Roman" w:cs="Times New Roman"/>
        </w:rPr>
        <w:t>or</w:t>
      </w:r>
      <w:r w:rsidR="567FAA14" w:rsidRPr="21A048A5">
        <w:rPr>
          <w:rFonts w:ascii="Times New Roman" w:hAnsi="Times New Roman" w:cs="Times New Roman"/>
        </w:rPr>
        <w:t xml:space="preserve"> no studies. </w:t>
      </w:r>
      <w:r w:rsidR="00996DE0" w:rsidRPr="21A048A5">
        <w:rPr>
          <w:rFonts w:ascii="Times New Roman" w:hAnsi="Times New Roman" w:cs="Times New Roman"/>
        </w:rPr>
        <w:t>The number of registered studies increased over time in the period</w:t>
      </w:r>
      <w:r w:rsidR="002347C0" w:rsidRPr="21A048A5">
        <w:rPr>
          <w:rFonts w:ascii="Times New Roman" w:hAnsi="Times New Roman" w:cs="Times New Roman"/>
        </w:rPr>
        <w:t xml:space="preserve"> covered by the review</w:t>
      </w:r>
      <w:r w:rsidR="00996DE0" w:rsidRPr="21A048A5">
        <w:rPr>
          <w:rFonts w:ascii="Times New Roman" w:hAnsi="Times New Roman" w:cs="Times New Roman"/>
        </w:rPr>
        <w:t>, with 51</w:t>
      </w:r>
      <w:r w:rsidR="00996DE0" w:rsidRPr="21A048A5">
        <w:rPr>
          <w:rFonts w:ascii="Aptos Narrow" w:hAnsi="Aptos Narrow" w:cs="Times New Roman"/>
        </w:rPr>
        <w:t>–</w:t>
      </w:r>
      <w:r w:rsidR="00996DE0" w:rsidRPr="21A048A5">
        <w:rPr>
          <w:rFonts w:ascii="Times New Roman" w:hAnsi="Times New Roman" w:cs="Times New Roman"/>
        </w:rPr>
        <w:t xml:space="preserve">62% of studies </w:t>
      </w:r>
      <w:r w:rsidR="002347C0" w:rsidRPr="21A048A5">
        <w:rPr>
          <w:rFonts w:ascii="Times New Roman" w:hAnsi="Times New Roman" w:cs="Times New Roman"/>
        </w:rPr>
        <w:t xml:space="preserve">across the 4 </w:t>
      </w:r>
      <w:r w:rsidR="00996DE0" w:rsidRPr="21A048A5">
        <w:rPr>
          <w:rFonts w:ascii="Times New Roman" w:hAnsi="Times New Roman" w:cs="Times New Roman"/>
        </w:rPr>
        <w:t>disease</w:t>
      </w:r>
      <w:r w:rsidR="002347C0" w:rsidRPr="21A048A5">
        <w:rPr>
          <w:rFonts w:ascii="Times New Roman" w:hAnsi="Times New Roman" w:cs="Times New Roman"/>
        </w:rPr>
        <w:t>s</w:t>
      </w:r>
      <w:r w:rsidR="00996DE0" w:rsidRPr="21A048A5">
        <w:rPr>
          <w:rFonts w:ascii="Times New Roman" w:hAnsi="Times New Roman" w:cs="Times New Roman"/>
        </w:rPr>
        <w:t xml:space="preserve"> conducted </w:t>
      </w:r>
      <w:r w:rsidR="6C4C41B6" w:rsidRPr="21A048A5">
        <w:rPr>
          <w:rFonts w:ascii="Times New Roman" w:hAnsi="Times New Roman" w:cs="Times New Roman"/>
        </w:rPr>
        <w:t xml:space="preserve">in </w:t>
      </w:r>
      <w:r w:rsidR="00996DE0" w:rsidRPr="21A048A5">
        <w:rPr>
          <w:rFonts w:ascii="Times New Roman" w:hAnsi="Times New Roman" w:cs="Times New Roman"/>
        </w:rPr>
        <w:t>2014-23</w:t>
      </w:r>
      <w:r w:rsidR="00915986" w:rsidRPr="21A048A5">
        <w:rPr>
          <w:rFonts w:ascii="Times New Roman" w:hAnsi="Times New Roman" w:cs="Times New Roman"/>
        </w:rPr>
        <w:t xml:space="preserve"> period</w:t>
      </w:r>
      <w:r w:rsidR="001B15E4" w:rsidRPr="21A048A5">
        <w:rPr>
          <w:rFonts w:ascii="Times New Roman" w:hAnsi="Times New Roman" w:cs="Times New Roman"/>
        </w:rPr>
        <w:t>, as opposed to 42%-49% in the preceding 15 years</w:t>
      </w:r>
      <w:r w:rsidR="00996DE0" w:rsidRPr="21A048A5">
        <w:rPr>
          <w:rFonts w:ascii="Times New Roman" w:hAnsi="Times New Roman" w:cs="Times New Roman"/>
        </w:rPr>
        <w:t>. Only 12</w:t>
      </w:r>
      <w:r w:rsidR="00996DE0" w:rsidRPr="21A048A5">
        <w:rPr>
          <w:rFonts w:ascii="Aptos Narrow" w:hAnsi="Aptos Narrow" w:cs="Times New Roman"/>
        </w:rPr>
        <w:t>–</w:t>
      </w:r>
      <w:r w:rsidR="00996DE0" w:rsidRPr="21A048A5">
        <w:rPr>
          <w:rFonts w:ascii="Times New Roman" w:hAnsi="Times New Roman" w:cs="Times New Roman"/>
        </w:rPr>
        <w:t xml:space="preserve">17% of studies </w:t>
      </w:r>
      <w:r w:rsidR="0048200C" w:rsidRPr="21A048A5">
        <w:rPr>
          <w:rFonts w:ascii="Times New Roman" w:hAnsi="Times New Roman" w:cs="Times New Roman"/>
        </w:rPr>
        <w:t>were multi-country studies across the 4 NTDs</w:t>
      </w:r>
      <w:r w:rsidR="00996DE0" w:rsidRPr="21A048A5">
        <w:rPr>
          <w:rFonts w:ascii="Times New Roman" w:hAnsi="Times New Roman" w:cs="Times New Roman"/>
        </w:rPr>
        <w:t xml:space="preserve">. </w:t>
      </w:r>
      <w:r w:rsidR="567FAA14" w:rsidRPr="21A048A5">
        <w:rPr>
          <w:rFonts w:ascii="Times New Roman" w:hAnsi="Times New Roman" w:cs="Times New Roman"/>
        </w:rPr>
        <w:t>14% of Chagas disease studies included children under the age of 16</w:t>
      </w:r>
      <w:r w:rsidR="00634B2D" w:rsidRPr="21A048A5">
        <w:rPr>
          <w:rFonts w:ascii="Times New Roman" w:hAnsi="Times New Roman" w:cs="Times New Roman"/>
        </w:rPr>
        <w:t xml:space="preserve"> years</w:t>
      </w:r>
      <w:r w:rsidR="5D69DD69" w:rsidRPr="21A048A5">
        <w:rPr>
          <w:rFonts w:ascii="Times New Roman" w:hAnsi="Times New Roman" w:cs="Times New Roman"/>
        </w:rPr>
        <w:t xml:space="preserve"> </w:t>
      </w:r>
      <w:r w:rsidR="3DE22789" w:rsidRPr="21A048A5">
        <w:rPr>
          <w:rFonts w:ascii="Times New Roman" w:hAnsi="Times New Roman" w:cs="Times New Roman"/>
        </w:rPr>
        <w:t>(</w:t>
      </w:r>
      <w:r w:rsidR="567FAA14" w:rsidRPr="21A048A5">
        <w:rPr>
          <w:rFonts w:ascii="Times New Roman" w:hAnsi="Times New Roman" w:cs="Times New Roman"/>
        </w:rPr>
        <w:t>much lower than other NTDs</w:t>
      </w:r>
      <w:r w:rsidR="7296A712" w:rsidRPr="21A048A5">
        <w:rPr>
          <w:rFonts w:ascii="Times New Roman" w:hAnsi="Times New Roman" w:cs="Times New Roman"/>
        </w:rPr>
        <w:t>)</w:t>
      </w:r>
      <w:r w:rsidR="567FAA14" w:rsidRPr="21A048A5">
        <w:rPr>
          <w:rFonts w:ascii="Times New Roman" w:hAnsi="Times New Roman" w:cs="Times New Roman"/>
        </w:rPr>
        <w:t xml:space="preserve"> </w:t>
      </w:r>
      <w:r w:rsidR="7600FE2A" w:rsidRPr="21A048A5">
        <w:rPr>
          <w:rFonts w:ascii="Times New Roman" w:hAnsi="Times New Roman" w:cs="Times New Roman"/>
        </w:rPr>
        <w:t xml:space="preserve">and </w:t>
      </w:r>
      <w:r w:rsidR="567FAA14" w:rsidRPr="21A048A5">
        <w:rPr>
          <w:rFonts w:ascii="Times New Roman" w:hAnsi="Times New Roman" w:cs="Times New Roman"/>
        </w:rPr>
        <w:t xml:space="preserve">only 2 studies (2%) exclusively studied under 16s. </w:t>
      </w:r>
    </w:p>
    <w:p w14:paraId="1E5BD36B" w14:textId="2D116CB9" w:rsidR="4DFF8D01" w:rsidRDefault="57C4CB41" w:rsidP="3050257F">
      <w:pPr>
        <w:rPr>
          <w:rFonts w:ascii="Times New Roman" w:hAnsi="Times New Roman" w:cs="Times New Roman"/>
        </w:rPr>
      </w:pPr>
      <w:r w:rsidRPr="2A68BECE">
        <w:rPr>
          <w:rFonts w:ascii="Times New Roman" w:hAnsi="Times New Roman" w:cs="Times New Roman"/>
          <w:b/>
          <w:bCs/>
        </w:rPr>
        <w:t>Conclusions</w:t>
      </w:r>
      <w:r w:rsidRPr="2A68BECE">
        <w:rPr>
          <w:rFonts w:ascii="Times New Roman" w:hAnsi="Times New Roman" w:cs="Times New Roman"/>
        </w:rPr>
        <w:t>:</w:t>
      </w:r>
      <w:r w:rsidR="4BC06199" w:rsidRPr="2A68BECE">
        <w:rPr>
          <w:rFonts w:ascii="Times New Roman" w:hAnsi="Times New Roman" w:cs="Times New Roman"/>
        </w:rPr>
        <w:t xml:space="preserve"> </w:t>
      </w:r>
      <w:r w:rsidR="6A172C6C" w:rsidRPr="2A68BECE">
        <w:rPr>
          <w:rFonts w:ascii="Times New Roman" w:hAnsi="Times New Roman" w:cs="Times New Roman"/>
        </w:rPr>
        <w:t xml:space="preserve"> These findings highlight </w:t>
      </w:r>
      <w:r w:rsidR="74957009" w:rsidRPr="2A68BECE">
        <w:rPr>
          <w:rFonts w:ascii="Times New Roman" w:hAnsi="Times New Roman" w:cs="Times New Roman"/>
        </w:rPr>
        <w:t>areas of</w:t>
      </w:r>
      <w:r w:rsidR="6CFF9687" w:rsidRPr="2A68BECE">
        <w:rPr>
          <w:rFonts w:ascii="Times New Roman" w:hAnsi="Times New Roman" w:cs="Times New Roman"/>
        </w:rPr>
        <w:t xml:space="preserve"> research for these </w:t>
      </w:r>
      <w:r w:rsidR="710E0DB5" w:rsidRPr="2A68BECE">
        <w:rPr>
          <w:rFonts w:ascii="Times New Roman" w:hAnsi="Times New Roman" w:cs="Times New Roman"/>
        </w:rPr>
        <w:t xml:space="preserve">diseases </w:t>
      </w:r>
      <w:r w:rsidR="6A340295" w:rsidRPr="2A68BECE">
        <w:rPr>
          <w:rFonts w:ascii="Times New Roman" w:hAnsi="Times New Roman" w:cs="Times New Roman"/>
        </w:rPr>
        <w:t xml:space="preserve">which </w:t>
      </w:r>
      <w:r w:rsidR="710E0DB5" w:rsidRPr="2A68BECE">
        <w:rPr>
          <w:rFonts w:ascii="Times New Roman" w:hAnsi="Times New Roman" w:cs="Times New Roman"/>
        </w:rPr>
        <w:t xml:space="preserve">have </w:t>
      </w:r>
      <w:r w:rsidR="09E04610" w:rsidRPr="2A68BECE">
        <w:rPr>
          <w:rFonts w:ascii="Times New Roman" w:hAnsi="Times New Roman" w:cs="Times New Roman"/>
        </w:rPr>
        <w:t xml:space="preserve">been </w:t>
      </w:r>
      <w:r w:rsidR="710E0DB5" w:rsidRPr="2A68BECE">
        <w:rPr>
          <w:rFonts w:ascii="Times New Roman" w:hAnsi="Times New Roman" w:cs="Times New Roman"/>
        </w:rPr>
        <w:t xml:space="preserve">neglected between 1999-2023, </w:t>
      </w:r>
      <w:r w:rsidR="12D283AA" w:rsidRPr="2A68BECE">
        <w:rPr>
          <w:rFonts w:ascii="Times New Roman" w:hAnsi="Times New Roman" w:cs="Times New Roman"/>
        </w:rPr>
        <w:t>indicating need for</w:t>
      </w:r>
      <w:r w:rsidR="628A6A1C" w:rsidRPr="2A68BECE">
        <w:rPr>
          <w:rFonts w:ascii="Times New Roman" w:hAnsi="Times New Roman" w:cs="Times New Roman"/>
        </w:rPr>
        <w:t xml:space="preserve"> further research to fill these gaps </w:t>
      </w:r>
      <w:r w:rsidR="61941D63" w:rsidRPr="2A68BECE">
        <w:rPr>
          <w:rFonts w:ascii="Times New Roman" w:hAnsi="Times New Roman" w:cs="Times New Roman"/>
        </w:rPr>
        <w:t>and aid</w:t>
      </w:r>
      <w:r w:rsidR="628A6A1C" w:rsidRPr="2A68BECE">
        <w:rPr>
          <w:rFonts w:ascii="Times New Roman" w:hAnsi="Times New Roman" w:cs="Times New Roman"/>
        </w:rPr>
        <w:t xml:space="preserve"> progress towards the World Health Organi</w:t>
      </w:r>
      <w:r w:rsidR="452307F4" w:rsidRPr="2A68BECE">
        <w:rPr>
          <w:rFonts w:ascii="Times New Roman" w:hAnsi="Times New Roman" w:cs="Times New Roman"/>
        </w:rPr>
        <w:t>z</w:t>
      </w:r>
      <w:r w:rsidR="628A6A1C" w:rsidRPr="2A68BECE">
        <w:rPr>
          <w:rFonts w:ascii="Times New Roman" w:hAnsi="Times New Roman" w:cs="Times New Roman"/>
        </w:rPr>
        <w:t>a</w:t>
      </w:r>
      <w:r w:rsidR="4061053E" w:rsidRPr="2A68BECE">
        <w:rPr>
          <w:rFonts w:ascii="Times New Roman" w:hAnsi="Times New Roman" w:cs="Times New Roman"/>
        </w:rPr>
        <w:t xml:space="preserve">tion's roadmaps to elimination </w:t>
      </w:r>
      <w:r w:rsidR="2961E1B2" w:rsidRPr="2A68BECE">
        <w:rPr>
          <w:rFonts w:ascii="Times New Roman" w:hAnsi="Times New Roman" w:cs="Times New Roman"/>
        </w:rPr>
        <w:t>of</w:t>
      </w:r>
      <w:r w:rsidR="4061053E" w:rsidRPr="2A68BECE">
        <w:rPr>
          <w:rFonts w:ascii="Times New Roman" w:hAnsi="Times New Roman" w:cs="Times New Roman"/>
        </w:rPr>
        <w:t xml:space="preserve"> NTDs</w:t>
      </w:r>
      <w:r w:rsidR="09E04610" w:rsidRPr="2A68BECE">
        <w:rPr>
          <w:rFonts w:ascii="Times New Roman" w:hAnsi="Times New Roman" w:cs="Times New Roman"/>
        </w:rPr>
        <w:t xml:space="preserve"> by 2030</w:t>
      </w:r>
      <w:r w:rsidR="4061053E" w:rsidRPr="2A68BECE">
        <w:rPr>
          <w:rFonts w:ascii="Times New Roman" w:hAnsi="Times New Roman" w:cs="Times New Roman"/>
        </w:rPr>
        <w:t>.</w:t>
      </w:r>
    </w:p>
    <w:p w14:paraId="29DBFEBA" w14:textId="4DC89BFE" w:rsidR="003405D2" w:rsidRDefault="003405D2" w:rsidP="3050257F">
      <w:pPr>
        <w:rPr>
          <w:rFonts w:ascii="Times New Roman" w:hAnsi="Times New Roman" w:cs="Times New Roman"/>
        </w:rPr>
      </w:pPr>
      <w:r>
        <w:rPr>
          <w:rFonts w:ascii="Times New Roman" w:hAnsi="Times New Roman" w:cs="Times New Roman"/>
        </w:rPr>
        <w:t xml:space="preserve">This work was funded by </w:t>
      </w:r>
      <w:proofErr w:type="spellStart"/>
      <w:r>
        <w:rPr>
          <w:rFonts w:ascii="Times New Roman" w:hAnsi="Times New Roman" w:cs="Times New Roman"/>
        </w:rPr>
        <w:t>Wellcome</w:t>
      </w:r>
      <w:proofErr w:type="spellEnd"/>
      <w:r>
        <w:rPr>
          <w:rFonts w:ascii="Times New Roman" w:hAnsi="Times New Roman" w:cs="Times New Roman"/>
        </w:rPr>
        <w:t xml:space="preserve"> Trust and The Gates Foundation.</w:t>
      </w:r>
    </w:p>
    <w:p w14:paraId="77B56035" w14:textId="77777777" w:rsidR="00400998" w:rsidRPr="00297B0B" w:rsidRDefault="00400998" w:rsidP="661FEE76">
      <w:pPr>
        <w:ind w:firstLine="0"/>
        <w:rPr>
          <w:rFonts w:ascii="Times New Roman" w:hAnsi="Times New Roman" w:cs="Times New Roman"/>
          <w:b/>
          <w:bCs/>
          <w:sz w:val="28"/>
          <w:szCs w:val="28"/>
        </w:rPr>
      </w:pPr>
      <w:r w:rsidRPr="25D893A2">
        <w:rPr>
          <w:rFonts w:ascii="Times New Roman" w:hAnsi="Times New Roman" w:cs="Times New Roman"/>
          <w:b/>
          <w:bCs/>
          <w:sz w:val="28"/>
          <w:szCs w:val="28"/>
        </w:rPr>
        <w:t>Author summary</w:t>
      </w:r>
    </w:p>
    <w:p w14:paraId="5963DA89" w14:textId="7DA29946" w:rsidR="661FEE76" w:rsidRDefault="25FF85E2" w:rsidP="25D893A2">
      <w:pPr>
        <w:spacing w:line="240" w:lineRule="auto"/>
        <w:rPr>
          <w:rFonts w:ascii="Times New Roman" w:hAnsi="Times New Roman" w:cs="Times New Roman"/>
        </w:rPr>
      </w:pPr>
      <w:r w:rsidRPr="19194A17">
        <w:rPr>
          <w:rFonts w:ascii="Times New Roman" w:hAnsi="Times New Roman" w:cs="Times New Roman"/>
        </w:rPr>
        <w:t xml:space="preserve">Neglected tropical diseases </w:t>
      </w:r>
      <w:r w:rsidR="7E16C095" w:rsidRPr="19194A17">
        <w:rPr>
          <w:rFonts w:ascii="Times New Roman" w:hAnsi="Times New Roman" w:cs="Times New Roman"/>
        </w:rPr>
        <w:t xml:space="preserve">(NTDs) </w:t>
      </w:r>
      <w:r w:rsidRPr="19194A17">
        <w:rPr>
          <w:rFonts w:ascii="Times New Roman" w:hAnsi="Times New Roman" w:cs="Times New Roman"/>
        </w:rPr>
        <w:t xml:space="preserve">are a group of </w:t>
      </w:r>
      <w:r w:rsidR="697DD2D6" w:rsidRPr="19194A17">
        <w:rPr>
          <w:rFonts w:ascii="Times New Roman" w:hAnsi="Times New Roman" w:cs="Times New Roman"/>
        </w:rPr>
        <w:t xml:space="preserve">conditions which </w:t>
      </w:r>
      <w:r w:rsidR="3F9A0147" w:rsidRPr="19194A17">
        <w:rPr>
          <w:rFonts w:ascii="Times New Roman" w:hAnsi="Times New Roman" w:cs="Times New Roman"/>
        </w:rPr>
        <w:t>have devasting impacts on communities</w:t>
      </w:r>
      <w:r w:rsidR="6D384A75" w:rsidRPr="19194A17">
        <w:rPr>
          <w:rFonts w:ascii="Times New Roman" w:hAnsi="Times New Roman" w:cs="Times New Roman"/>
        </w:rPr>
        <w:t>,</w:t>
      </w:r>
      <w:r w:rsidR="3F9A0147" w:rsidRPr="19194A17">
        <w:rPr>
          <w:rFonts w:ascii="Times New Roman" w:hAnsi="Times New Roman" w:cs="Times New Roman"/>
        </w:rPr>
        <w:t xml:space="preserve"> </w:t>
      </w:r>
      <w:r w:rsidR="0492719F" w:rsidRPr="19194A17">
        <w:rPr>
          <w:rFonts w:ascii="Times New Roman" w:hAnsi="Times New Roman" w:cs="Times New Roman"/>
        </w:rPr>
        <w:t xml:space="preserve">particularly </w:t>
      </w:r>
      <w:r w:rsidR="398FF0E4" w:rsidRPr="19194A17">
        <w:rPr>
          <w:rFonts w:ascii="Times New Roman" w:hAnsi="Times New Roman" w:cs="Times New Roman"/>
        </w:rPr>
        <w:t>those</w:t>
      </w:r>
      <w:r w:rsidR="3F9A0147" w:rsidRPr="19194A17">
        <w:rPr>
          <w:rFonts w:ascii="Times New Roman" w:hAnsi="Times New Roman" w:cs="Times New Roman"/>
        </w:rPr>
        <w:t xml:space="preserve"> in </w:t>
      </w:r>
      <w:r w:rsidR="398FF0E4" w:rsidRPr="19194A17">
        <w:rPr>
          <w:rFonts w:ascii="Times New Roman" w:hAnsi="Times New Roman" w:cs="Times New Roman"/>
        </w:rPr>
        <w:t>low- and middle-income</w:t>
      </w:r>
      <w:r w:rsidR="3F9A0147" w:rsidRPr="19194A17">
        <w:rPr>
          <w:rFonts w:ascii="Times New Roman" w:hAnsi="Times New Roman" w:cs="Times New Roman"/>
        </w:rPr>
        <w:t xml:space="preserve"> countries where access to healthcare and treatments </w:t>
      </w:r>
      <w:r w:rsidR="14A59BED" w:rsidRPr="19194A17">
        <w:rPr>
          <w:rFonts w:ascii="Times New Roman" w:hAnsi="Times New Roman" w:cs="Times New Roman"/>
        </w:rPr>
        <w:t xml:space="preserve">is </w:t>
      </w:r>
      <w:r w:rsidR="3F9A0147" w:rsidRPr="19194A17">
        <w:rPr>
          <w:rFonts w:ascii="Times New Roman" w:hAnsi="Times New Roman" w:cs="Times New Roman"/>
        </w:rPr>
        <w:t xml:space="preserve">often limited. Knowing when, where and how clinical studies </w:t>
      </w:r>
      <w:r w:rsidR="259840DC" w:rsidRPr="19194A17">
        <w:rPr>
          <w:rFonts w:ascii="Times New Roman" w:hAnsi="Times New Roman" w:cs="Times New Roman"/>
        </w:rPr>
        <w:t>investigating</w:t>
      </w:r>
      <w:r w:rsidR="3F9A0147" w:rsidRPr="19194A17">
        <w:rPr>
          <w:rFonts w:ascii="Times New Roman" w:hAnsi="Times New Roman" w:cs="Times New Roman"/>
        </w:rPr>
        <w:t xml:space="preserve"> these diseases are being conducted allows researchers, clinicians, policymakers and funders </w:t>
      </w:r>
      <w:r w:rsidR="398FF0E4" w:rsidRPr="19194A17">
        <w:rPr>
          <w:rFonts w:ascii="Times New Roman" w:hAnsi="Times New Roman" w:cs="Times New Roman"/>
        </w:rPr>
        <w:t xml:space="preserve">to be aware of </w:t>
      </w:r>
      <w:r w:rsidR="34E75E41" w:rsidRPr="19194A17">
        <w:rPr>
          <w:rFonts w:ascii="Times New Roman" w:hAnsi="Times New Roman" w:cs="Times New Roman"/>
        </w:rPr>
        <w:t xml:space="preserve">research </w:t>
      </w:r>
      <w:r w:rsidR="398FF0E4" w:rsidRPr="19194A17">
        <w:rPr>
          <w:rFonts w:ascii="Times New Roman" w:hAnsi="Times New Roman" w:cs="Times New Roman"/>
        </w:rPr>
        <w:t xml:space="preserve">gaps </w:t>
      </w:r>
      <w:r w:rsidR="61B13FF5" w:rsidRPr="19194A17">
        <w:rPr>
          <w:rFonts w:ascii="Times New Roman" w:hAnsi="Times New Roman" w:cs="Times New Roman"/>
        </w:rPr>
        <w:t>and</w:t>
      </w:r>
      <w:r w:rsidR="398FF0E4" w:rsidRPr="19194A17">
        <w:rPr>
          <w:rFonts w:ascii="Times New Roman" w:hAnsi="Times New Roman" w:cs="Times New Roman"/>
        </w:rPr>
        <w:t xml:space="preserve"> inform decision</w:t>
      </w:r>
      <w:r w:rsidR="269F04F2" w:rsidRPr="19194A17">
        <w:rPr>
          <w:rFonts w:ascii="Times New Roman" w:hAnsi="Times New Roman" w:cs="Times New Roman"/>
        </w:rPr>
        <w:t>-</w:t>
      </w:r>
      <w:r w:rsidR="398FF0E4" w:rsidRPr="19194A17">
        <w:rPr>
          <w:rFonts w:ascii="Times New Roman" w:hAnsi="Times New Roman" w:cs="Times New Roman"/>
        </w:rPr>
        <w:t xml:space="preserve">making. Consequently, people </w:t>
      </w:r>
      <w:r w:rsidR="3163B797" w:rsidRPr="19194A17">
        <w:rPr>
          <w:rFonts w:ascii="Times New Roman" w:hAnsi="Times New Roman" w:cs="Times New Roman"/>
        </w:rPr>
        <w:t xml:space="preserve">affected by these </w:t>
      </w:r>
      <w:r w:rsidR="398FF0E4" w:rsidRPr="19194A17">
        <w:rPr>
          <w:rFonts w:ascii="Times New Roman" w:hAnsi="Times New Roman" w:cs="Times New Roman"/>
        </w:rPr>
        <w:t xml:space="preserve">diseases benefit from </w:t>
      </w:r>
      <w:r w:rsidR="00116366">
        <w:rPr>
          <w:rFonts w:ascii="Times New Roman" w:hAnsi="Times New Roman" w:cs="Times New Roman"/>
        </w:rPr>
        <w:t xml:space="preserve">the </w:t>
      </w:r>
      <w:r w:rsidR="00535369">
        <w:rPr>
          <w:rFonts w:ascii="Times New Roman" w:hAnsi="Times New Roman" w:cs="Times New Roman"/>
        </w:rPr>
        <w:t>targeted</w:t>
      </w:r>
      <w:r w:rsidR="00535369" w:rsidRPr="19194A17">
        <w:rPr>
          <w:rFonts w:ascii="Times New Roman" w:hAnsi="Times New Roman" w:cs="Times New Roman"/>
        </w:rPr>
        <w:t xml:space="preserve"> </w:t>
      </w:r>
      <w:r w:rsidR="398FF0E4" w:rsidRPr="19194A17">
        <w:rPr>
          <w:rFonts w:ascii="Times New Roman" w:hAnsi="Times New Roman" w:cs="Times New Roman"/>
        </w:rPr>
        <w:t>research.</w:t>
      </w:r>
    </w:p>
    <w:p w14:paraId="6FA80CCC" w14:textId="0B511F98" w:rsidR="008A3E69" w:rsidRPr="008A3E69" w:rsidRDefault="398FF0E4" w:rsidP="19194A17">
      <w:pPr>
        <w:spacing w:line="240" w:lineRule="auto"/>
        <w:rPr>
          <w:rFonts w:ascii="Times New Roman" w:hAnsi="Times New Roman" w:cs="Times New Roman"/>
        </w:rPr>
      </w:pPr>
      <w:r w:rsidRPr="21A048A5">
        <w:rPr>
          <w:rFonts w:ascii="Times New Roman" w:hAnsi="Times New Roman" w:cs="Times New Roman"/>
        </w:rPr>
        <w:t xml:space="preserve">In this study, we assessed four NTDs: </w:t>
      </w:r>
      <w:r w:rsidR="48FE8211" w:rsidRPr="21A048A5">
        <w:rPr>
          <w:rFonts w:ascii="Times New Roman" w:hAnsi="Times New Roman" w:cs="Times New Roman"/>
        </w:rPr>
        <w:t>Chagas</w:t>
      </w:r>
      <w:r w:rsidRPr="21A048A5">
        <w:rPr>
          <w:rFonts w:ascii="Times New Roman" w:hAnsi="Times New Roman" w:cs="Times New Roman"/>
        </w:rPr>
        <w:t xml:space="preserve"> disease, schistosomiasis, soil-transmitted helminthiases and visceral </w:t>
      </w:r>
      <w:r w:rsidR="7E16C095" w:rsidRPr="21A048A5">
        <w:rPr>
          <w:rFonts w:ascii="Times New Roman" w:hAnsi="Times New Roman" w:cs="Times New Roman"/>
        </w:rPr>
        <w:t xml:space="preserve">leishmaniasis using study </w:t>
      </w:r>
      <w:r w:rsidR="00535369" w:rsidRPr="21A048A5">
        <w:rPr>
          <w:rFonts w:ascii="Times New Roman" w:hAnsi="Times New Roman" w:cs="Times New Roman"/>
        </w:rPr>
        <w:t xml:space="preserve">registration </w:t>
      </w:r>
      <w:r w:rsidR="7E16C095" w:rsidRPr="21A048A5">
        <w:rPr>
          <w:rFonts w:ascii="Times New Roman" w:hAnsi="Times New Roman" w:cs="Times New Roman"/>
        </w:rPr>
        <w:t xml:space="preserve">data </w:t>
      </w:r>
      <w:r w:rsidR="7A895E63" w:rsidRPr="21A048A5">
        <w:rPr>
          <w:rFonts w:ascii="Times New Roman" w:hAnsi="Times New Roman" w:cs="Times New Roman"/>
        </w:rPr>
        <w:t xml:space="preserve">collated in </w:t>
      </w:r>
      <w:r w:rsidR="7E16C095" w:rsidRPr="21A048A5">
        <w:rPr>
          <w:rFonts w:ascii="Times New Roman" w:hAnsi="Times New Roman" w:cs="Times New Roman"/>
        </w:rPr>
        <w:t>the World Health Organi</w:t>
      </w:r>
      <w:r w:rsidR="08FAFEF4" w:rsidRPr="21A048A5">
        <w:rPr>
          <w:rFonts w:ascii="Times New Roman" w:hAnsi="Times New Roman" w:cs="Times New Roman"/>
        </w:rPr>
        <w:t>z</w:t>
      </w:r>
      <w:r w:rsidR="7E16C095" w:rsidRPr="21A048A5">
        <w:rPr>
          <w:rFonts w:ascii="Times New Roman" w:hAnsi="Times New Roman" w:cs="Times New Roman"/>
        </w:rPr>
        <w:t>ation</w:t>
      </w:r>
      <w:r w:rsidR="1A1CFF4F" w:rsidRPr="21A048A5">
        <w:rPr>
          <w:rFonts w:ascii="Times New Roman" w:hAnsi="Times New Roman" w:cs="Times New Roman"/>
        </w:rPr>
        <w:t>’s</w:t>
      </w:r>
      <w:r w:rsidR="7E16C095" w:rsidRPr="21A048A5">
        <w:rPr>
          <w:rFonts w:ascii="Times New Roman" w:hAnsi="Times New Roman" w:cs="Times New Roman"/>
        </w:rPr>
        <w:t xml:space="preserve"> International Clinical Trial Registry Platform</w:t>
      </w:r>
      <w:r w:rsidRPr="21A048A5">
        <w:rPr>
          <w:rFonts w:ascii="Times New Roman" w:hAnsi="Times New Roman" w:cs="Times New Roman"/>
        </w:rPr>
        <w:t>.</w:t>
      </w:r>
      <w:r w:rsidR="7E16C095" w:rsidRPr="21A048A5">
        <w:rPr>
          <w:rFonts w:ascii="Times New Roman" w:hAnsi="Times New Roman" w:cs="Times New Roman"/>
        </w:rPr>
        <w:t xml:space="preserve"> We </w:t>
      </w:r>
      <w:r w:rsidR="6F649E59" w:rsidRPr="21A048A5">
        <w:rPr>
          <w:rFonts w:ascii="Times New Roman" w:hAnsi="Times New Roman" w:cs="Times New Roman"/>
        </w:rPr>
        <w:t>identified</w:t>
      </w:r>
      <w:r w:rsidR="7E16C095" w:rsidRPr="21A048A5">
        <w:rPr>
          <w:rFonts w:ascii="Times New Roman" w:hAnsi="Times New Roman" w:cs="Times New Roman"/>
        </w:rPr>
        <w:t xml:space="preserve"> several countries</w:t>
      </w:r>
      <w:r w:rsidR="738E670B" w:rsidRPr="21A048A5">
        <w:rPr>
          <w:rFonts w:ascii="Times New Roman" w:hAnsi="Times New Roman" w:cs="Times New Roman"/>
        </w:rPr>
        <w:t xml:space="preserve"> </w:t>
      </w:r>
      <w:r w:rsidR="34F3BB9C" w:rsidRPr="21A048A5">
        <w:rPr>
          <w:rFonts w:ascii="Times New Roman" w:hAnsi="Times New Roman" w:cs="Times New Roman"/>
        </w:rPr>
        <w:t>which</w:t>
      </w:r>
      <w:r w:rsidR="7E16C095" w:rsidRPr="21A048A5">
        <w:rPr>
          <w:rFonts w:ascii="Times New Roman" w:hAnsi="Times New Roman" w:cs="Times New Roman"/>
        </w:rPr>
        <w:t xml:space="preserve"> are impacted by NTDs but have not </w:t>
      </w:r>
      <w:r w:rsidR="102BE703" w:rsidRPr="21A048A5">
        <w:rPr>
          <w:rFonts w:ascii="Times New Roman" w:hAnsi="Times New Roman" w:cs="Times New Roman"/>
        </w:rPr>
        <w:t>been the location of any clinical studies</w:t>
      </w:r>
      <w:r w:rsidR="7E16C095" w:rsidRPr="21A048A5">
        <w:rPr>
          <w:rFonts w:ascii="Times New Roman" w:hAnsi="Times New Roman" w:cs="Times New Roman"/>
        </w:rPr>
        <w:t xml:space="preserve">, representing a gap in the knowledge </w:t>
      </w:r>
      <w:r w:rsidR="00767B8B" w:rsidRPr="21A048A5">
        <w:rPr>
          <w:rFonts w:ascii="Times New Roman" w:hAnsi="Times New Roman" w:cs="Times New Roman"/>
        </w:rPr>
        <w:t xml:space="preserve">regarding optimal treatment options and management </w:t>
      </w:r>
      <w:r w:rsidR="7E16C095" w:rsidRPr="21A048A5">
        <w:rPr>
          <w:rFonts w:ascii="Times New Roman" w:hAnsi="Times New Roman" w:cs="Times New Roman"/>
        </w:rPr>
        <w:t>of these</w:t>
      </w:r>
      <w:r w:rsidR="0AC13F4D" w:rsidRPr="21A048A5">
        <w:rPr>
          <w:rFonts w:ascii="Times New Roman" w:hAnsi="Times New Roman" w:cs="Times New Roman"/>
        </w:rPr>
        <w:t xml:space="preserve"> </w:t>
      </w:r>
      <w:r w:rsidR="7E16C095" w:rsidRPr="21A048A5">
        <w:rPr>
          <w:rFonts w:ascii="Times New Roman" w:hAnsi="Times New Roman" w:cs="Times New Roman"/>
        </w:rPr>
        <w:t xml:space="preserve">diseases. Additionally, </w:t>
      </w:r>
      <w:r w:rsidR="1AFABC35" w:rsidRPr="21A048A5">
        <w:rPr>
          <w:rFonts w:ascii="Times New Roman" w:hAnsi="Times New Roman" w:cs="Times New Roman"/>
        </w:rPr>
        <w:t xml:space="preserve">few </w:t>
      </w:r>
      <w:r w:rsidR="1AFABC35" w:rsidRPr="21A048A5">
        <w:rPr>
          <w:rFonts w:ascii="Times New Roman" w:hAnsi="Times New Roman" w:cs="Times New Roman"/>
        </w:rPr>
        <w:lastRenderedPageBreak/>
        <w:t xml:space="preserve">studies </w:t>
      </w:r>
      <w:r w:rsidR="7E495679" w:rsidRPr="21A048A5">
        <w:rPr>
          <w:rFonts w:ascii="Times New Roman" w:hAnsi="Times New Roman" w:cs="Times New Roman"/>
        </w:rPr>
        <w:t xml:space="preserve">researching </w:t>
      </w:r>
      <w:r w:rsidR="1AFABC35" w:rsidRPr="21A048A5">
        <w:rPr>
          <w:rFonts w:ascii="Times New Roman" w:hAnsi="Times New Roman" w:cs="Times New Roman"/>
        </w:rPr>
        <w:t xml:space="preserve">Chagas </w:t>
      </w:r>
      <w:r w:rsidR="05778E6D" w:rsidRPr="21A048A5">
        <w:rPr>
          <w:rFonts w:ascii="Times New Roman" w:hAnsi="Times New Roman" w:cs="Times New Roman"/>
        </w:rPr>
        <w:t xml:space="preserve">disease </w:t>
      </w:r>
      <w:r w:rsidR="1AFABC35" w:rsidRPr="21A048A5">
        <w:rPr>
          <w:rFonts w:ascii="Times New Roman" w:hAnsi="Times New Roman" w:cs="Times New Roman"/>
        </w:rPr>
        <w:t>included children</w:t>
      </w:r>
      <w:r w:rsidR="7E16C095" w:rsidRPr="21A048A5">
        <w:rPr>
          <w:rFonts w:ascii="Times New Roman" w:hAnsi="Times New Roman" w:cs="Times New Roman"/>
        </w:rPr>
        <w:t xml:space="preserve">, despite </w:t>
      </w:r>
      <w:r w:rsidR="35843BAE" w:rsidRPr="21A048A5">
        <w:rPr>
          <w:rFonts w:ascii="Times New Roman" w:hAnsi="Times New Roman" w:cs="Times New Roman"/>
        </w:rPr>
        <w:t>infections frequently occurring in the early years of life</w:t>
      </w:r>
      <w:r w:rsidR="7E16C095" w:rsidRPr="21A048A5">
        <w:rPr>
          <w:rFonts w:ascii="Times New Roman" w:hAnsi="Times New Roman" w:cs="Times New Roman"/>
        </w:rPr>
        <w:t xml:space="preserve">. Further research and </w:t>
      </w:r>
      <w:r w:rsidR="67165B0E" w:rsidRPr="21A048A5">
        <w:rPr>
          <w:rFonts w:ascii="Times New Roman" w:hAnsi="Times New Roman" w:cs="Times New Roman"/>
        </w:rPr>
        <w:t>a greater number of studies conducted in multiple countries</w:t>
      </w:r>
      <w:r w:rsidR="46FBBC71" w:rsidRPr="21A048A5">
        <w:rPr>
          <w:rFonts w:ascii="Times New Roman" w:hAnsi="Times New Roman" w:cs="Times New Roman"/>
        </w:rPr>
        <w:t xml:space="preserve"> </w:t>
      </w:r>
      <w:r w:rsidR="7E16C095" w:rsidRPr="21A048A5">
        <w:rPr>
          <w:rFonts w:ascii="Times New Roman" w:hAnsi="Times New Roman" w:cs="Times New Roman"/>
        </w:rPr>
        <w:t xml:space="preserve">should be </w:t>
      </w:r>
      <w:r w:rsidR="14E9346A" w:rsidRPr="21A048A5">
        <w:rPr>
          <w:rFonts w:ascii="Times New Roman" w:hAnsi="Times New Roman" w:cs="Times New Roman"/>
        </w:rPr>
        <w:t>undertaken</w:t>
      </w:r>
      <w:r w:rsidR="7E16C095" w:rsidRPr="21A048A5">
        <w:rPr>
          <w:rFonts w:ascii="Times New Roman" w:hAnsi="Times New Roman" w:cs="Times New Roman"/>
        </w:rPr>
        <w:t xml:space="preserve"> to strengthen evidence in treatments and surveillance of these NTDs</w:t>
      </w:r>
      <w:r w:rsidR="6A386CB3" w:rsidRPr="21A048A5">
        <w:rPr>
          <w:rFonts w:ascii="Times New Roman" w:hAnsi="Times New Roman" w:cs="Times New Roman"/>
        </w:rPr>
        <w:t>.</w:t>
      </w:r>
    </w:p>
    <w:p w14:paraId="0438BF8D" w14:textId="228ADE9B" w:rsidR="00400998" w:rsidRDefault="00400998" w:rsidP="00686622">
      <w:pPr>
        <w:ind w:firstLine="0"/>
        <w:rPr>
          <w:rFonts w:ascii="Times New Roman" w:hAnsi="Times New Roman" w:cs="Times New Roman"/>
          <w:b/>
          <w:sz w:val="28"/>
          <w:szCs w:val="28"/>
        </w:rPr>
      </w:pPr>
      <w:r w:rsidRPr="3EFBC042">
        <w:rPr>
          <w:rFonts w:ascii="Times New Roman" w:hAnsi="Times New Roman" w:cs="Times New Roman"/>
          <w:b/>
          <w:sz w:val="28"/>
          <w:szCs w:val="28"/>
        </w:rPr>
        <w:t>Introduction</w:t>
      </w:r>
    </w:p>
    <w:p w14:paraId="1B6172BE" w14:textId="61CD224E" w:rsidR="00DA2AF3" w:rsidRDefault="7B9739F9">
      <w:pPr>
        <w:rPr>
          <w:rFonts w:ascii="Times New Roman" w:hAnsi="Times New Roman" w:cs="Times New Roman"/>
        </w:rPr>
      </w:pPr>
      <w:r w:rsidRPr="21A048A5">
        <w:rPr>
          <w:rFonts w:ascii="Times New Roman" w:hAnsi="Times New Roman" w:cs="Times New Roman"/>
        </w:rPr>
        <w:t xml:space="preserve">Neglected </w:t>
      </w:r>
      <w:r w:rsidR="1EDAFC23" w:rsidRPr="21A048A5">
        <w:rPr>
          <w:rFonts w:ascii="Times New Roman" w:hAnsi="Times New Roman" w:cs="Times New Roman"/>
        </w:rPr>
        <w:t>t</w:t>
      </w:r>
      <w:r w:rsidRPr="21A048A5">
        <w:rPr>
          <w:rFonts w:ascii="Times New Roman" w:hAnsi="Times New Roman" w:cs="Times New Roman"/>
        </w:rPr>
        <w:t xml:space="preserve">ropical </w:t>
      </w:r>
      <w:r w:rsidR="6B549C77" w:rsidRPr="21A048A5">
        <w:rPr>
          <w:rFonts w:ascii="Times New Roman" w:hAnsi="Times New Roman" w:cs="Times New Roman"/>
        </w:rPr>
        <w:t>d</w:t>
      </w:r>
      <w:r w:rsidRPr="21A048A5">
        <w:rPr>
          <w:rFonts w:ascii="Times New Roman" w:hAnsi="Times New Roman" w:cs="Times New Roman"/>
        </w:rPr>
        <w:t>iseases (NTD</w:t>
      </w:r>
      <w:r w:rsidR="5E7447B1" w:rsidRPr="21A048A5">
        <w:rPr>
          <w:rFonts w:ascii="Times New Roman" w:hAnsi="Times New Roman" w:cs="Times New Roman"/>
        </w:rPr>
        <w:t>s</w:t>
      </w:r>
      <w:r w:rsidRPr="21A048A5">
        <w:rPr>
          <w:rFonts w:ascii="Times New Roman" w:hAnsi="Times New Roman" w:cs="Times New Roman"/>
        </w:rPr>
        <w:t>)</w:t>
      </w:r>
      <w:r w:rsidR="5E7447B1" w:rsidRPr="21A048A5">
        <w:rPr>
          <w:rFonts w:ascii="Times New Roman" w:hAnsi="Times New Roman" w:cs="Times New Roman"/>
        </w:rPr>
        <w:t xml:space="preserve"> </w:t>
      </w:r>
      <w:r w:rsidR="170A33BB" w:rsidRPr="21A048A5">
        <w:rPr>
          <w:rFonts w:ascii="Times New Roman" w:hAnsi="Times New Roman" w:cs="Times New Roman"/>
        </w:rPr>
        <w:t>are a collection of diseases which</w:t>
      </w:r>
      <w:r w:rsidRPr="21A048A5">
        <w:rPr>
          <w:rFonts w:ascii="Times New Roman" w:hAnsi="Times New Roman" w:cs="Times New Roman"/>
        </w:rPr>
        <w:t xml:space="preserve"> severely impact vulnerable communities </w:t>
      </w:r>
      <w:r w:rsidR="170A33BB" w:rsidRPr="21A048A5">
        <w:rPr>
          <w:rFonts w:ascii="Times New Roman" w:hAnsi="Times New Roman" w:cs="Times New Roman"/>
        </w:rPr>
        <w:t>socially and economically</w:t>
      </w:r>
      <w:r w:rsidR="00634B2D" w:rsidRPr="21A048A5">
        <w:rPr>
          <w:rFonts w:ascii="Times New Roman" w:hAnsi="Times New Roman" w:cs="Times New Roman"/>
        </w:rPr>
        <w:t>. They</w:t>
      </w:r>
      <w:r w:rsidR="170A33BB" w:rsidRPr="21A048A5">
        <w:rPr>
          <w:rFonts w:ascii="Times New Roman" w:hAnsi="Times New Roman" w:cs="Times New Roman"/>
        </w:rPr>
        <w:t xml:space="preserve"> caus</w:t>
      </w:r>
      <w:r w:rsidR="00634B2D" w:rsidRPr="21A048A5">
        <w:rPr>
          <w:rFonts w:ascii="Times New Roman" w:hAnsi="Times New Roman" w:cs="Times New Roman"/>
        </w:rPr>
        <w:t>e</w:t>
      </w:r>
      <w:r w:rsidR="170A33BB" w:rsidRPr="21A048A5">
        <w:rPr>
          <w:rFonts w:ascii="Times New Roman" w:hAnsi="Times New Roman" w:cs="Times New Roman"/>
        </w:rPr>
        <w:t xml:space="preserve"> </w:t>
      </w:r>
      <w:r w:rsidR="2DF2F000" w:rsidRPr="21A048A5">
        <w:rPr>
          <w:rFonts w:ascii="Times New Roman" w:hAnsi="Times New Roman" w:cs="Times New Roman"/>
        </w:rPr>
        <w:t xml:space="preserve">substantial </w:t>
      </w:r>
      <w:r w:rsidR="170A33BB" w:rsidRPr="21A048A5">
        <w:rPr>
          <w:rFonts w:ascii="Times New Roman" w:hAnsi="Times New Roman" w:cs="Times New Roman"/>
        </w:rPr>
        <w:t xml:space="preserve">mortality and morbidity, </w:t>
      </w:r>
      <w:r w:rsidR="57775364" w:rsidRPr="21A048A5">
        <w:rPr>
          <w:rFonts w:ascii="Times New Roman" w:hAnsi="Times New Roman" w:cs="Times New Roman"/>
        </w:rPr>
        <w:t xml:space="preserve">whilst </w:t>
      </w:r>
      <w:r w:rsidR="170A33BB" w:rsidRPr="21A048A5">
        <w:rPr>
          <w:rFonts w:ascii="Times New Roman" w:hAnsi="Times New Roman" w:cs="Times New Roman"/>
        </w:rPr>
        <w:t>perpetuat</w:t>
      </w:r>
      <w:r w:rsidR="358FD88D" w:rsidRPr="21A048A5">
        <w:rPr>
          <w:rFonts w:ascii="Times New Roman" w:hAnsi="Times New Roman" w:cs="Times New Roman"/>
        </w:rPr>
        <w:t>ing</w:t>
      </w:r>
      <w:r w:rsidR="170A33BB" w:rsidRPr="21A048A5">
        <w:rPr>
          <w:rFonts w:ascii="Times New Roman" w:hAnsi="Times New Roman" w:cs="Times New Roman"/>
        </w:rPr>
        <w:t xml:space="preserve"> poverty and inequality [</w:t>
      </w:r>
      <w:r w:rsidR="09529E5F" w:rsidRPr="21A048A5">
        <w:rPr>
          <w:rFonts w:ascii="Times New Roman" w:hAnsi="Times New Roman" w:cs="Times New Roman"/>
        </w:rPr>
        <w:t>1</w:t>
      </w:r>
      <w:r w:rsidR="170A33BB" w:rsidRPr="21A048A5">
        <w:rPr>
          <w:rFonts w:ascii="Times New Roman" w:hAnsi="Times New Roman" w:cs="Times New Roman"/>
        </w:rPr>
        <w:t xml:space="preserve">]. Over </w:t>
      </w:r>
      <w:r w:rsidR="034B4586" w:rsidRPr="21A048A5">
        <w:rPr>
          <w:rFonts w:ascii="Times New Roman" w:hAnsi="Times New Roman" w:cs="Times New Roman"/>
        </w:rPr>
        <w:t xml:space="preserve">a </w:t>
      </w:r>
      <w:r w:rsidR="170A33BB" w:rsidRPr="21A048A5">
        <w:rPr>
          <w:rFonts w:ascii="Times New Roman" w:hAnsi="Times New Roman" w:cs="Times New Roman"/>
        </w:rPr>
        <w:t xml:space="preserve">billion people globally are affected by NTDs, </w:t>
      </w:r>
      <w:r w:rsidR="4C6FB392" w:rsidRPr="21A048A5">
        <w:rPr>
          <w:rFonts w:ascii="Times New Roman" w:hAnsi="Times New Roman" w:cs="Times New Roman"/>
        </w:rPr>
        <w:t>predominantly</w:t>
      </w:r>
      <w:r w:rsidR="53858C19" w:rsidRPr="21A048A5">
        <w:rPr>
          <w:rFonts w:ascii="Times New Roman" w:hAnsi="Times New Roman" w:cs="Times New Roman"/>
        </w:rPr>
        <w:t xml:space="preserve">, but not exclusively, </w:t>
      </w:r>
      <w:r w:rsidR="170A33BB" w:rsidRPr="21A048A5">
        <w:rPr>
          <w:rFonts w:ascii="Times New Roman" w:hAnsi="Times New Roman" w:cs="Times New Roman"/>
        </w:rPr>
        <w:t xml:space="preserve">in the most disadvantaged communities </w:t>
      </w:r>
      <w:r w:rsidR="00634B2D" w:rsidRPr="21A048A5">
        <w:rPr>
          <w:rFonts w:ascii="Times New Roman" w:hAnsi="Times New Roman" w:cs="Times New Roman"/>
        </w:rPr>
        <w:t xml:space="preserve">of </w:t>
      </w:r>
      <w:r w:rsidR="170A33BB" w:rsidRPr="21A048A5">
        <w:rPr>
          <w:rFonts w:ascii="Times New Roman" w:hAnsi="Times New Roman" w:cs="Times New Roman"/>
        </w:rPr>
        <w:t>low- and middle-income countries</w:t>
      </w:r>
      <w:r w:rsidR="53858C19" w:rsidRPr="21A048A5">
        <w:rPr>
          <w:rFonts w:ascii="Times New Roman" w:hAnsi="Times New Roman" w:cs="Times New Roman"/>
        </w:rPr>
        <w:t xml:space="preserve"> [</w:t>
      </w:r>
      <w:r w:rsidR="679742E6" w:rsidRPr="21A048A5">
        <w:rPr>
          <w:rFonts w:ascii="Times New Roman" w:hAnsi="Times New Roman" w:cs="Times New Roman"/>
        </w:rPr>
        <w:t>2,3]</w:t>
      </w:r>
      <w:r w:rsidR="170A33BB" w:rsidRPr="21A048A5">
        <w:rPr>
          <w:rFonts w:ascii="Times New Roman" w:hAnsi="Times New Roman" w:cs="Times New Roman"/>
        </w:rPr>
        <w:t>.</w:t>
      </w:r>
      <w:r w:rsidR="74C7B5C7" w:rsidRPr="21A048A5">
        <w:rPr>
          <w:rFonts w:ascii="Times New Roman" w:hAnsi="Times New Roman" w:cs="Times New Roman"/>
        </w:rPr>
        <w:t xml:space="preserve"> While progress has been made, many of the targets defined in the World Health Organization</w:t>
      </w:r>
      <w:r w:rsidR="112687A3" w:rsidRPr="21A048A5">
        <w:rPr>
          <w:rFonts w:ascii="Times New Roman" w:hAnsi="Times New Roman" w:cs="Times New Roman"/>
        </w:rPr>
        <w:t xml:space="preserve"> (WHO)</w:t>
      </w:r>
      <w:r w:rsidR="74C7B5C7" w:rsidRPr="21A048A5">
        <w:rPr>
          <w:rFonts w:ascii="Times New Roman" w:hAnsi="Times New Roman" w:cs="Times New Roman"/>
        </w:rPr>
        <w:t>’s 2012</w:t>
      </w:r>
      <w:r w:rsidR="00634B2D" w:rsidRPr="21A048A5">
        <w:rPr>
          <w:rFonts w:ascii="Aptos Narrow" w:hAnsi="Aptos Narrow" w:cs="Times New Roman"/>
        </w:rPr>
        <w:t>–</w:t>
      </w:r>
      <w:r w:rsidR="74C7B5C7" w:rsidRPr="21A048A5">
        <w:rPr>
          <w:rFonts w:ascii="Times New Roman" w:hAnsi="Times New Roman" w:cs="Times New Roman"/>
        </w:rPr>
        <w:t>2020</w:t>
      </w:r>
      <w:r w:rsidR="00634B2D" w:rsidRPr="21A048A5">
        <w:rPr>
          <w:rFonts w:ascii="Times New Roman" w:hAnsi="Times New Roman" w:cs="Times New Roman"/>
        </w:rPr>
        <w:t xml:space="preserve"> NTD</w:t>
      </w:r>
      <w:r w:rsidR="74C7B5C7" w:rsidRPr="21A048A5">
        <w:rPr>
          <w:rFonts w:ascii="Times New Roman" w:hAnsi="Times New Roman" w:cs="Times New Roman"/>
        </w:rPr>
        <w:t xml:space="preserve"> roadmap</w:t>
      </w:r>
      <w:r w:rsidR="07B05421" w:rsidRPr="21A048A5">
        <w:rPr>
          <w:rFonts w:ascii="Times New Roman" w:hAnsi="Times New Roman" w:cs="Times New Roman"/>
        </w:rPr>
        <w:t xml:space="preserve"> [</w:t>
      </w:r>
      <w:r w:rsidR="713AD22B" w:rsidRPr="21A048A5">
        <w:rPr>
          <w:rFonts w:ascii="Times New Roman" w:hAnsi="Times New Roman" w:cs="Times New Roman"/>
        </w:rPr>
        <w:t>4</w:t>
      </w:r>
      <w:r w:rsidR="07B05421" w:rsidRPr="21A048A5">
        <w:rPr>
          <w:rFonts w:ascii="Times New Roman" w:hAnsi="Times New Roman" w:cs="Times New Roman"/>
        </w:rPr>
        <w:t>]</w:t>
      </w:r>
      <w:r w:rsidR="74C7B5C7" w:rsidRPr="21A048A5">
        <w:rPr>
          <w:rFonts w:ascii="Times New Roman" w:hAnsi="Times New Roman" w:cs="Times New Roman"/>
        </w:rPr>
        <w:t xml:space="preserve"> were not </w:t>
      </w:r>
      <w:r w:rsidR="00634B2D" w:rsidRPr="21A048A5">
        <w:rPr>
          <w:rFonts w:ascii="Times New Roman" w:hAnsi="Times New Roman" w:cs="Times New Roman"/>
        </w:rPr>
        <w:t xml:space="preserve">reached </w:t>
      </w:r>
      <w:r w:rsidR="74C7B5C7" w:rsidRPr="21A048A5">
        <w:rPr>
          <w:rFonts w:ascii="Times New Roman" w:hAnsi="Times New Roman" w:cs="Times New Roman"/>
        </w:rPr>
        <w:t>and progress against the 2021</w:t>
      </w:r>
      <w:r w:rsidR="00634B2D" w:rsidRPr="21A048A5">
        <w:rPr>
          <w:rFonts w:ascii="Aptos Narrow" w:hAnsi="Aptos Narrow" w:cs="Times New Roman"/>
        </w:rPr>
        <w:t>–</w:t>
      </w:r>
      <w:r w:rsidR="74C7B5C7" w:rsidRPr="21A048A5">
        <w:rPr>
          <w:rFonts w:ascii="Times New Roman" w:hAnsi="Times New Roman" w:cs="Times New Roman"/>
        </w:rPr>
        <w:t>2030 road map</w:t>
      </w:r>
      <w:r w:rsidR="00BA7244" w:rsidRPr="21A048A5">
        <w:rPr>
          <w:rFonts w:ascii="Times New Roman" w:hAnsi="Times New Roman" w:cs="Times New Roman"/>
        </w:rPr>
        <w:t xml:space="preserve"> [</w:t>
      </w:r>
      <w:r w:rsidR="73616517" w:rsidRPr="21A048A5">
        <w:rPr>
          <w:rFonts w:ascii="Times New Roman" w:hAnsi="Times New Roman" w:cs="Times New Roman"/>
        </w:rPr>
        <w:t>5</w:t>
      </w:r>
      <w:r w:rsidR="00BA7244" w:rsidRPr="21A048A5">
        <w:rPr>
          <w:rFonts w:ascii="Times New Roman" w:hAnsi="Times New Roman" w:cs="Times New Roman"/>
        </w:rPr>
        <w:t>]</w:t>
      </w:r>
      <w:r w:rsidR="74C7B5C7" w:rsidRPr="21A048A5">
        <w:rPr>
          <w:rFonts w:ascii="Times New Roman" w:hAnsi="Times New Roman" w:cs="Times New Roman"/>
        </w:rPr>
        <w:t xml:space="preserve"> remains slow </w:t>
      </w:r>
      <w:r w:rsidR="00475256" w:rsidRPr="21A048A5">
        <w:rPr>
          <w:rFonts w:ascii="Times New Roman" w:hAnsi="Times New Roman" w:cs="Times New Roman"/>
        </w:rPr>
        <w:t xml:space="preserve">and uneven </w:t>
      </w:r>
      <w:r w:rsidR="74C7B5C7" w:rsidRPr="21A048A5">
        <w:rPr>
          <w:rFonts w:ascii="Times New Roman" w:hAnsi="Times New Roman" w:cs="Times New Roman"/>
        </w:rPr>
        <w:t>[</w:t>
      </w:r>
      <w:r w:rsidR="74EF7B71" w:rsidRPr="21A048A5">
        <w:rPr>
          <w:rFonts w:ascii="Times New Roman" w:hAnsi="Times New Roman" w:cs="Times New Roman"/>
        </w:rPr>
        <w:t>6</w:t>
      </w:r>
      <w:r w:rsidR="74C7B5C7" w:rsidRPr="21A048A5">
        <w:rPr>
          <w:rFonts w:ascii="Times New Roman" w:hAnsi="Times New Roman" w:cs="Times New Roman"/>
        </w:rPr>
        <w:t>].</w:t>
      </w:r>
      <w:r w:rsidR="5B48143D" w:rsidRPr="21A048A5">
        <w:rPr>
          <w:rFonts w:ascii="Times New Roman" w:hAnsi="Times New Roman" w:cs="Times New Roman"/>
        </w:rPr>
        <w:t xml:space="preserve"> Timely generation and dissemination of evidence and</w:t>
      </w:r>
      <w:r w:rsidR="1FC30A15" w:rsidRPr="21A048A5">
        <w:rPr>
          <w:rFonts w:ascii="Times New Roman" w:hAnsi="Times New Roman" w:cs="Times New Roman"/>
        </w:rPr>
        <w:t xml:space="preserve"> its</w:t>
      </w:r>
      <w:r w:rsidR="5B48143D" w:rsidRPr="21A048A5">
        <w:rPr>
          <w:rFonts w:ascii="Times New Roman" w:hAnsi="Times New Roman" w:cs="Times New Roman"/>
        </w:rPr>
        <w:t xml:space="preserve"> incorporation in subsequent synthes</w:t>
      </w:r>
      <w:r w:rsidR="00634B2D" w:rsidRPr="21A048A5">
        <w:rPr>
          <w:rFonts w:ascii="Times New Roman" w:hAnsi="Times New Roman" w:cs="Times New Roman"/>
        </w:rPr>
        <w:t>e</w:t>
      </w:r>
      <w:r w:rsidR="5B48143D" w:rsidRPr="21A048A5">
        <w:rPr>
          <w:rFonts w:ascii="Times New Roman" w:hAnsi="Times New Roman" w:cs="Times New Roman"/>
        </w:rPr>
        <w:t>s remain</w:t>
      </w:r>
      <w:r w:rsidR="16C7FFBF" w:rsidRPr="21A048A5">
        <w:rPr>
          <w:rFonts w:ascii="Times New Roman" w:hAnsi="Times New Roman" w:cs="Times New Roman"/>
        </w:rPr>
        <w:t>s</w:t>
      </w:r>
      <w:r w:rsidR="5B48143D" w:rsidRPr="21A048A5">
        <w:rPr>
          <w:rFonts w:ascii="Times New Roman" w:hAnsi="Times New Roman" w:cs="Times New Roman"/>
        </w:rPr>
        <w:t xml:space="preserve"> important to </w:t>
      </w:r>
      <w:r w:rsidR="00F10767" w:rsidRPr="21A048A5">
        <w:rPr>
          <w:rFonts w:ascii="Times New Roman" w:hAnsi="Times New Roman" w:cs="Times New Roman"/>
        </w:rPr>
        <w:t xml:space="preserve">the </w:t>
      </w:r>
      <w:r w:rsidR="00475256" w:rsidRPr="21A048A5">
        <w:rPr>
          <w:rFonts w:ascii="Times New Roman" w:hAnsi="Times New Roman" w:cs="Times New Roman"/>
        </w:rPr>
        <w:t xml:space="preserve">collective ambitions to </w:t>
      </w:r>
      <w:r w:rsidR="5B48143D" w:rsidRPr="21A048A5">
        <w:rPr>
          <w:rFonts w:ascii="Times New Roman" w:hAnsi="Times New Roman" w:cs="Times New Roman"/>
        </w:rPr>
        <w:t>achieve these targets.</w:t>
      </w:r>
    </w:p>
    <w:p w14:paraId="08B58ACF" w14:textId="5299F1A3" w:rsidR="00197F15" w:rsidRDefault="7CB55953">
      <w:pPr>
        <w:rPr>
          <w:rFonts w:ascii="Times New Roman" w:hAnsi="Times New Roman" w:cs="Times New Roman"/>
        </w:rPr>
      </w:pPr>
      <w:r w:rsidRPr="1D0483F3">
        <w:rPr>
          <w:rFonts w:ascii="Times New Roman" w:hAnsi="Times New Roman" w:cs="Times New Roman"/>
        </w:rPr>
        <w:t xml:space="preserve">Clinical trial registries play a fundamental role in advancing science by providing a platform for studies to be </w:t>
      </w:r>
      <w:r w:rsidR="456A2B9F" w:rsidRPr="1D0483F3">
        <w:rPr>
          <w:rFonts w:ascii="Times New Roman" w:hAnsi="Times New Roman" w:cs="Times New Roman"/>
        </w:rPr>
        <w:t>registered</w:t>
      </w:r>
      <w:r w:rsidRPr="1D0483F3">
        <w:rPr>
          <w:rFonts w:ascii="Times New Roman" w:hAnsi="Times New Roman" w:cs="Times New Roman"/>
        </w:rPr>
        <w:t xml:space="preserve">; they promote research transparency, </w:t>
      </w:r>
      <w:r w:rsidR="1447CD55" w:rsidRPr="1D0483F3">
        <w:rPr>
          <w:rFonts w:ascii="Times New Roman" w:hAnsi="Times New Roman" w:cs="Times New Roman"/>
        </w:rPr>
        <w:t>minimise publication bias</w:t>
      </w:r>
      <w:r w:rsidR="5A8653F9" w:rsidRPr="1D0483F3">
        <w:rPr>
          <w:rFonts w:ascii="Times New Roman" w:hAnsi="Times New Roman" w:cs="Times New Roman"/>
        </w:rPr>
        <w:t xml:space="preserve"> </w:t>
      </w:r>
      <w:r w:rsidRPr="1D0483F3">
        <w:rPr>
          <w:rFonts w:ascii="Times New Roman" w:hAnsi="Times New Roman" w:cs="Times New Roman"/>
        </w:rPr>
        <w:t>and help to reduce research waste</w:t>
      </w:r>
      <w:r w:rsidR="1447CD55" w:rsidRPr="1D0483F3">
        <w:rPr>
          <w:rFonts w:ascii="Times New Roman" w:hAnsi="Times New Roman" w:cs="Times New Roman"/>
        </w:rPr>
        <w:t xml:space="preserve"> </w:t>
      </w:r>
      <w:r w:rsidR="612AD527" w:rsidRPr="1D0483F3">
        <w:rPr>
          <w:rFonts w:ascii="Times New Roman" w:hAnsi="Times New Roman" w:cs="Times New Roman"/>
        </w:rPr>
        <w:t xml:space="preserve">by avoiding duplication </w:t>
      </w:r>
      <w:r w:rsidR="04804540" w:rsidRPr="1D0483F3">
        <w:rPr>
          <w:rFonts w:ascii="Times New Roman" w:hAnsi="Times New Roman" w:cs="Times New Roman"/>
        </w:rPr>
        <w:t>[</w:t>
      </w:r>
      <w:r w:rsidR="157F8243" w:rsidRPr="1D0483F3">
        <w:rPr>
          <w:rFonts w:ascii="Times New Roman" w:hAnsi="Times New Roman" w:cs="Times New Roman"/>
        </w:rPr>
        <w:t>7</w:t>
      </w:r>
      <w:r w:rsidR="3D1ED436" w:rsidRPr="1D0483F3">
        <w:rPr>
          <w:rFonts w:ascii="Times New Roman" w:hAnsi="Times New Roman" w:cs="Times New Roman"/>
        </w:rPr>
        <w:t>]</w:t>
      </w:r>
      <w:r w:rsidRPr="1D0483F3">
        <w:rPr>
          <w:rFonts w:ascii="Times New Roman" w:hAnsi="Times New Roman" w:cs="Times New Roman"/>
        </w:rPr>
        <w:t>. Since the first publicly accessible trial registry</w:t>
      </w:r>
      <w:r w:rsidR="00BA7244" w:rsidRPr="1D0483F3">
        <w:rPr>
          <w:rFonts w:ascii="Times New Roman" w:hAnsi="Times New Roman" w:cs="Times New Roman"/>
        </w:rPr>
        <w:t xml:space="preserve"> </w:t>
      </w:r>
      <w:r w:rsidR="00A53249" w:rsidRPr="1D0483F3">
        <w:rPr>
          <w:rFonts w:ascii="Times New Roman" w:hAnsi="Times New Roman" w:cs="Times New Roman"/>
        </w:rPr>
        <w:t>(</w:t>
      </w:r>
      <w:bookmarkStart w:id="7" w:name="_Hlk226021923"/>
      <w:r w:rsidRPr="1D0483F3">
        <w:rPr>
          <w:rFonts w:ascii="Times New Roman" w:hAnsi="Times New Roman" w:cs="Times New Roman"/>
        </w:rPr>
        <w:t>ClinicalTrials.gov</w:t>
      </w:r>
      <w:bookmarkEnd w:id="7"/>
      <w:r w:rsidR="00A53249" w:rsidRPr="1D0483F3">
        <w:rPr>
          <w:rFonts w:ascii="Times New Roman" w:hAnsi="Times New Roman" w:cs="Times New Roman"/>
        </w:rPr>
        <w:t>)</w:t>
      </w:r>
      <w:r w:rsidRPr="1D0483F3">
        <w:rPr>
          <w:rFonts w:ascii="Times New Roman" w:hAnsi="Times New Roman" w:cs="Times New Roman"/>
        </w:rPr>
        <w:t xml:space="preserve"> was launched in 2000, </w:t>
      </w:r>
      <w:r w:rsidR="4F5A2F8C" w:rsidRPr="1D0483F3">
        <w:rPr>
          <w:rFonts w:ascii="Times New Roman" w:hAnsi="Times New Roman" w:cs="Times New Roman"/>
        </w:rPr>
        <w:t>several</w:t>
      </w:r>
      <w:r w:rsidRPr="1D0483F3">
        <w:rPr>
          <w:rFonts w:ascii="Times New Roman" w:hAnsi="Times New Roman" w:cs="Times New Roman"/>
        </w:rPr>
        <w:t xml:space="preserve"> national and international trial registries </w:t>
      </w:r>
      <w:r w:rsidR="10D06F7C" w:rsidRPr="1D0483F3">
        <w:rPr>
          <w:rFonts w:ascii="Times New Roman" w:hAnsi="Times New Roman" w:cs="Times New Roman"/>
        </w:rPr>
        <w:t>have</w:t>
      </w:r>
      <w:r w:rsidRPr="1D0483F3">
        <w:rPr>
          <w:rFonts w:ascii="Times New Roman" w:hAnsi="Times New Roman" w:cs="Times New Roman"/>
        </w:rPr>
        <w:t xml:space="preserve"> provided further platforms for investigators to register their studies [</w:t>
      </w:r>
      <w:r w:rsidR="5D2771BD" w:rsidRPr="1D0483F3">
        <w:rPr>
          <w:rFonts w:ascii="Times New Roman" w:hAnsi="Times New Roman" w:cs="Times New Roman"/>
        </w:rPr>
        <w:t>8</w:t>
      </w:r>
      <w:r w:rsidR="5B21C87E" w:rsidRPr="1D0483F3">
        <w:rPr>
          <w:rFonts w:ascii="Times New Roman" w:hAnsi="Times New Roman" w:cs="Times New Roman"/>
        </w:rPr>
        <w:t>-</w:t>
      </w:r>
      <w:r w:rsidR="507A25E5" w:rsidRPr="1D0483F3">
        <w:rPr>
          <w:rFonts w:ascii="Times New Roman" w:hAnsi="Times New Roman" w:cs="Times New Roman"/>
        </w:rPr>
        <w:t>10</w:t>
      </w:r>
      <w:r w:rsidRPr="1D0483F3">
        <w:rPr>
          <w:rFonts w:ascii="Times New Roman" w:hAnsi="Times New Roman" w:cs="Times New Roman"/>
        </w:rPr>
        <w:t>]</w:t>
      </w:r>
      <w:r w:rsidR="1D2DEFA2" w:rsidRPr="1D0483F3">
        <w:rPr>
          <w:rFonts w:ascii="Times New Roman" w:hAnsi="Times New Roman" w:cs="Times New Roman"/>
        </w:rPr>
        <w:t xml:space="preserve">, </w:t>
      </w:r>
      <w:r w:rsidR="00475256" w:rsidRPr="1D0483F3">
        <w:rPr>
          <w:rFonts w:ascii="Times New Roman" w:hAnsi="Times New Roman" w:cs="Times New Roman"/>
        </w:rPr>
        <w:t>while</w:t>
      </w:r>
      <w:r w:rsidR="1D2DEFA2" w:rsidRPr="1D0483F3">
        <w:rPr>
          <w:rFonts w:ascii="Times New Roman" w:hAnsi="Times New Roman" w:cs="Times New Roman"/>
        </w:rPr>
        <w:t xml:space="preserve"> directives from</w:t>
      </w:r>
      <w:r w:rsidR="18FF152C" w:rsidRPr="1D0483F3">
        <w:rPr>
          <w:rFonts w:ascii="Times New Roman" w:hAnsi="Times New Roman" w:cs="Times New Roman"/>
        </w:rPr>
        <w:t xml:space="preserve"> the International Committee of Medical Journal Editors</w:t>
      </w:r>
      <w:r w:rsidR="1D2DEFA2" w:rsidRPr="1D0483F3">
        <w:rPr>
          <w:rFonts w:ascii="Times New Roman" w:hAnsi="Times New Roman" w:cs="Times New Roman"/>
        </w:rPr>
        <w:t xml:space="preserve"> (ICMJE) and others</w:t>
      </w:r>
      <w:r w:rsidR="04804540" w:rsidRPr="1D0483F3">
        <w:rPr>
          <w:rFonts w:ascii="Times New Roman" w:hAnsi="Times New Roman" w:cs="Times New Roman"/>
        </w:rPr>
        <w:t xml:space="preserve"> </w:t>
      </w:r>
      <w:r w:rsidR="00475256" w:rsidRPr="1D0483F3">
        <w:rPr>
          <w:rFonts w:ascii="Times New Roman" w:hAnsi="Times New Roman" w:cs="Times New Roman"/>
        </w:rPr>
        <w:t xml:space="preserve">have encouraged </w:t>
      </w:r>
      <w:r w:rsidR="04804540" w:rsidRPr="1D0483F3">
        <w:rPr>
          <w:rFonts w:ascii="Times New Roman" w:hAnsi="Times New Roman" w:cs="Times New Roman"/>
        </w:rPr>
        <w:t>study registration</w:t>
      </w:r>
      <w:r w:rsidR="1D2DEFA2" w:rsidRPr="1D0483F3">
        <w:rPr>
          <w:rFonts w:ascii="Times New Roman" w:hAnsi="Times New Roman" w:cs="Times New Roman"/>
        </w:rPr>
        <w:t xml:space="preserve"> [</w:t>
      </w:r>
      <w:r w:rsidR="2C66B6CB" w:rsidRPr="1D0483F3">
        <w:rPr>
          <w:rFonts w:ascii="Times New Roman" w:hAnsi="Times New Roman" w:cs="Times New Roman"/>
        </w:rPr>
        <w:t>1</w:t>
      </w:r>
      <w:r w:rsidR="7ED7C317" w:rsidRPr="1D0483F3">
        <w:rPr>
          <w:rFonts w:ascii="Times New Roman" w:hAnsi="Times New Roman" w:cs="Times New Roman"/>
        </w:rPr>
        <w:t>1</w:t>
      </w:r>
      <w:r w:rsidR="2C66B6CB" w:rsidRPr="1D0483F3">
        <w:rPr>
          <w:rFonts w:ascii="Times New Roman" w:hAnsi="Times New Roman" w:cs="Times New Roman"/>
        </w:rPr>
        <w:t>,1</w:t>
      </w:r>
      <w:r w:rsidR="4E0A9C48" w:rsidRPr="1D0483F3">
        <w:rPr>
          <w:rFonts w:ascii="Times New Roman" w:hAnsi="Times New Roman" w:cs="Times New Roman"/>
        </w:rPr>
        <w:t>2</w:t>
      </w:r>
      <w:r w:rsidR="1D2DEFA2" w:rsidRPr="1D0483F3">
        <w:rPr>
          <w:rFonts w:ascii="Times New Roman" w:hAnsi="Times New Roman" w:cs="Times New Roman"/>
        </w:rPr>
        <w:t>]</w:t>
      </w:r>
      <w:r w:rsidRPr="1D0483F3">
        <w:rPr>
          <w:rFonts w:ascii="Times New Roman" w:hAnsi="Times New Roman" w:cs="Times New Roman"/>
        </w:rPr>
        <w:t xml:space="preserve">. </w:t>
      </w:r>
      <w:r w:rsidR="456A2B9F" w:rsidRPr="1D0483F3">
        <w:rPr>
          <w:rFonts w:ascii="Times New Roman" w:hAnsi="Times New Roman" w:cs="Times New Roman"/>
        </w:rPr>
        <w:t xml:space="preserve"> WHO developed the International Clinical Trials Registry Platform (ICTRP)</w:t>
      </w:r>
      <w:r w:rsidR="60594A25" w:rsidRPr="1D0483F3">
        <w:rPr>
          <w:rFonts w:ascii="Times New Roman" w:hAnsi="Times New Roman" w:cs="Times New Roman"/>
        </w:rPr>
        <w:t xml:space="preserve"> [</w:t>
      </w:r>
      <w:r w:rsidR="27CF1FAD" w:rsidRPr="1D0483F3">
        <w:rPr>
          <w:rFonts w:ascii="Times New Roman" w:hAnsi="Times New Roman" w:cs="Times New Roman"/>
        </w:rPr>
        <w:t>1</w:t>
      </w:r>
      <w:r w:rsidR="37A1358E" w:rsidRPr="1D0483F3">
        <w:rPr>
          <w:rFonts w:ascii="Times New Roman" w:hAnsi="Times New Roman" w:cs="Times New Roman"/>
        </w:rPr>
        <w:t>3</w:t>
      </w:r>
      <w:r w:rsidR="60594A25" w:rsidRPr="1D0483F3">
        <w:rPr>
          <w:rFonts w:ascii="Times New Roman" w:hAnsi="Times New Roman" w:cs="Times New Roman"/>
        </w:rPr>
        <w:t>]</w:t>
      </w:r>
      <w:r w:rsidR="456A2B9F" w:rsidRPr="1D0483F3">
        <w:rPr>
          <w:rFonts w:ascii="Times New Roman" w:hAnsi="Times New Roman" w:cs="Times New Roman"/>
        </w:rPr>
        <w:t xml:space="preserve"> in 2005 to </w:t>
      </w:r>
      <w:r w:rsidR="38F2523C" w:rsidRPr="1D0483F3">
        <w:rPr>
          <w:rFonts w:ascii="Times New Roman" w:hAnsi="Times New Roman" w:cs="Times New Roman"/>
        </w:rPr>
        <w:t>improve</w:t>
      </w:r>
      <w:r w:rsidR="5BF97529" w:rsidRPr="1D0483F3">
        <w:rPr>
          <w:rFonts w:ascii="Times New Roman" w:hAnsi="Times New Roman" w:cs="Times New Roman"/>
        </w:rPr>
        <w:t xml:space="preserve"> findability, </w:t>
      </w:r>
      <w:r w:rsidR="456A2B9F" w:rsidRPr="1D0483F3">
        <w:rPr>
          <w:rFonts w:ascii="Times New Roman" w:hAnsi="Times New Roman" w:cs="Times New Roman"/>
        </w:rPr>
        <w:t>increase</w:t>
      </w:r>
      <w:r w:rsidR="5BF97529" w:rsidRPr="1D0483F3">
        <w:rPr>
          <w:rFonts w:ascii="Times New Roman" w:hAnsi="Times New Roman" w:cs="Times New Roman"/>
        </w:rPr>
        <w:t xml:space="preserve"> </w:t>
      </w:r>
      <w:r w:rsidR="456A2B9F" w:rsidRPr="1D0483F3">
        <w:rPr>
          <w:rFonts w:ascii="Times New Roman" w:hAnsi="Times New Roman" w:cs="Times New Roman"/>
        </w:rPr>
        <w:t>interoperability</w:t>
      </w:r>
      <w:r w:rsidR="5BF97529" w:rsidRPr="1D0483F3">
        <w:rPr>
          <w:rFonts w:ascii="Times New Roman" w:hAnsi="Times New Roman" w:cs="Times New Roman"/>
        </w:rPr>
        <w:t xml:space="preserve"> and reduce heterogeneity</w:t>
      </w:r>
      <w:r w:rsidR="00F770B9" w:rsidRPr="1D0483F3">
        <w:rPr>
          <w:rFonts w:ascii="Times New Roman" w:hAnsi="Times New Roman" w:cs="Times New Roman"/>
        </w:rPr>
        <w:t>;</w:t>
      </w:r>
      <w:r w:rsidR="00AA42D3" w:rsidRPr="1D0483F3">
        <w:rPr>
          <w:rFonts w:ascii="Times New Roman" w:hAnsi="Times New Roman" w:cs="Times New Roman"/>
        </w:rPr>
        <w:t xml:space="preserve"> ICTRP</w:t>
      </w:r>
      <w:r w:rsidR="456A2B9F" w:rsidRPr="1D0483F3">
        <w:rPr>
          <w:rFonts w:ascii="Times New Roman" w:hAnsi="Times New Roman" w:cs="Times New Roman"/>
        </w:rPr>
        <w:t xml:space="preserve"> collat</w:t>
      </w:r>
      <w:r w:rsidR="00AA42D3" w:rsidRPr="1D0483F3">
        <w:rPr>
          <w:rFonts w:ascii="Times New Roman" w:hAnsi="Times New Roman" w:cs="Times New Roman"/>
        </w:rPr>
        <w:t>es</w:t>
      </w:r>
      <w:r w:rsidR="456A2B9F" w:rsidRPr="1D0483F3">
        <w:rPr>
          <w:rFonts w:ascii="Times New Roman" w:hAnsi="Times New Roman" w:cs="Times New Roman"/>
        </w:rPr>
        <w:t xml:space="preserve"> records from multiple source registries that adhere to certain common standards, providing a single point of access [</w:t>
      </w:r>
      <w:r w:rsidR="053F3639" w:rsidRPr="1D0483F3">
        <w:rPr>
          <w:rFonts w:ascii="Times New Roman" w:hAnsi="Times New Roman" w:cs="Times New Roman"/>
        </w:rPr>
        <w:t>1</w:t>
      </w:r>
      <w:r w:rsidR="7F09DD96" w:rsidRPr="1D0483F3">
        <w:rPr>
          <w:rFonts w:ascii="Times New Roman" w:hAnsi="Times New Roman" w:cs="Times New Roman"/>
        </w:rPr>
        <w:t>4</w:t>
      </w:r>
      <w:r w:rsidR="456A2B9F" w:rsidRPr="1D0483F3">
        <w:rPr>
          <w:rFonts w:ascii="Times New Roman" w:hAnsi="Times New Roman" w:cs="Times New Roman"/>
        </w:rPr>
        <w:t xml:space="preserve">]. </w:t>
      </w:r>
      <w:r w:rsidR="00EA7C5E" w:rsidRPr="1D0483F3">
        <w:rPr>
          <w:rFonts w:ascii="Times New Roman" w:hAnsi="Times New Roman" w:cs="Times New Roman"/>
        </w:rPr>
        <w:t>Source registries which provide data to ICTRP include: ClinicalTrials.gov, European Union Clinical Trials Register (EU-CTR), Pan African Clinical Trial Registry (PACTR) and Internation</w:t>
      </w:r>
      <w:r w:rsidR="1D57A196" w:rsidRPr="1D0483F3">
        <w:rPr>
          <w:rFonts w:ascii="Times New Roman" w:hAnsi="Times New Roman" w:cs="Times New Roman"/>
        </w:rPr>
        <w:t>al</w:t>
      </w:r>
      <w:r w:rsidR="00EA7C5E" w:rsidRPr="1D0483F3">
        <w:rPr>
          <w:rFonts w:ascii="Times New Roman" w:hAnsi="Times New Roman" w:cs="Times New Roman"/>
        </w:rPr>
        <w:t xml:space="preserve"> Traditional Medicine Clinical Trial Registry, amongst others. </w:t>
      </w:r>
      <w:r w:rsidR="456A2B9F" w:rsidRPr="1D0483F3">
        <w:rPr>
          <w:rFonts w:ascii="Times New Roman" w:hAnsi="Times New Roman" w:cs="Times New Roman"/>
        </w:rPr>
        <w:t>Centralisation of records allows for a comprehensive</w:t>
      </w:r>
      <w:r w:rsidR="56450E49" w:rsidRPr="1D0483F3">
        <w:rPr>
          <w:rFonts w:ascii="Times New Roman" w:hAnsi="Times New Roman" w:cs="Times New Roman"/>
        </w:rPr>
        <w:t xml:space="preserve"> and</w:t>
      </w:r>
      <w:r w:rsidR="456A2B9F" w:rsidRPr="1D0483F3">
        <w:rPr>
          <w:rFonts w:ascii="Times New Roman" w:hAnsi="Times New Roman" w:cs="Times New Roman"/>
        </w:rPr>
        <w:t xml:space="preserve"> efficient method to assess the landscape of research and development (R&amp;D)</w:t>
      </w:r>
      <w:r w:rsidR="00AA42D3" w:rsidRPr="1D0483F3">
        <w:rPr>
          <w:rFonts w:ascii="Times New Roman" w:hAnsi="Times New Roman" w:cs="Times New Roman"/>
        </w:rPr>
        <w:t>. T</w:t>
      </w:r>
      <w:r w:rsidR="6A81718D" w:rsidRPr="1D0483F3">
        <w:rPr>
          <w:rFonts w:ascii="Times New Roman" w:hAnsi="Times New Roman" w:cs="Times New Roman"/>
        </w:rPr>
        <w:t>his is particularly</w:t>
      </w:r>
      <w:r w:rsidR="456A2B9F" w:rsidRPr="1D0483F3">
        <w:rPr>
          <w:rFonts w:ascii="Times New Roman" w:hAnsi="Times New Roman" w:cs="Times New Roman"/>
        </w:rPr>
        <w:t xml:space="preserve"> valuable in the context of NTDs, which suffer from a chronic lack of R&amp;D investment</w:t>
      </w:r>
      <w:r w:rsidR="00AA42D3" w:rsidRPr="1D0483F3">
        <w:rPr>
          <w:rFonts w:ascii="Times New Roman" w:hAnsi="Times New Roman" w:cs="Times New Roman"/>
        </w:rPr>
        <w:t>;</w:t>
      </w:r>
      <w:r w:rsidR="3B1FBEAF" w:rsidRPr="1D0483F3">
        <w:rPr>
          <w:rFonts w:ascii="Times New Roman" w:hAnsi="Times New Roman" w:cs="Times New Roman"/>
        </w:rPr>
        <w:t xml:space="preserve"> </w:t>
      </w:r>
      <w:r w:rsidR="4BE10197" w:rsidRPr="1D0483F3">
        <w:rPr>
          <w:rFonts w:ascii="Times New Roman" w:hAnsi="Times New Roman" w:cs="Times New Roman"/>
        </w:rPr>
        <w:t>associated</w:t>
      </w:r>
      <w:r w:rsidR="3B1FBEAF" w:rsidRPr="1D0483F3">
        <w:rPr>
          <w:rFonts w:ascii="Times New Roman" w:hAnsi="Times New Roman" w:cs="Times New Roman"/>
        </w:rPr>
        <w:t xml:space="preserve"> research gaps remain numerous but</w:t>
      </w:r>
      <w:r w:rsidR="01613C62" w:rsidRPr="1D0483F3">
        <w:rPr>
          <w:rFonts w:ascii="Times New Roman" w:hAnsi="Times New Roman" w:cs="Times New Roman"/>
        </w:rPr>
        <w:t xml:space="preserve"> are often difficult to</w:t>
      </w:r>
      <w:r w:rsidR="3B1FBEAF" w:rsidRPr="1D0483F3">
        <w:rPr>
          <w:rFonts w:ascii="Times New Roman" w:hAnsi="Times New Roman" w:cs="Times New Roman"/>
        </w:rPr>
        <w:t xml:space="preserve"> </w:t>
      </w:r>
      <w:r w:rsidR="2CEE5AEB" w:rsidRPr="1D0483F3">
        <w:rPr>
          <w:rFonts w:ascii="Times New Roman" w:hAnsi="Times New Roman" w:cs="Times New Roman"/>
        </w:rPr>
        <w:t>track</w:t>
      </w:r>
      <w:r w:rsidR="3B1FBEAF" w:rsidRPr="1D0483F3">
        <w:rPr>
          <w:rFonts w:ascii="Times New Roman" w:hAnsi="Times New Roman" w:cs="Times New Roman"/>
        </w:rPr>
        <w:t xml:space="preserve"> </w:t>
      </w:r>
      <w:r w:rsidR="60594A25" w:rsidRPr="1D0483F3">
        <w:rPr>
          <w:rFonts w:ascii="Times New Roman" w:hAnsi="Times New Roman" w:cs="Times New Roman"/>
        </w:rPr>
        <w:t>[</w:t>
      </w:r>
      <w:r w:rsidR="78AD9CC7" w:rsidRPr="1D0483F3">
        <w:rPr>
          <w:rFonts w:ascii="Times New Roman" w:hAnsi="Times New Roman" w:cs="Times New Roman"/>
        </w:rPr>
        <w:t>1</w:t>
      </w:r>
      <w:r w:rsidR="5665FD04" w:rsidRPr="1D0483F3">
        <w:rPr>
          <w:rFonts w:ascii="Times New Roman" w:hAnsi="Times New Roman" w:cs="Times New Roman"/>
        </w:rPr>
        <w:t>5</w:t>
      </w:r>
      <w:r w:rsidR="60594A25" w:rsidRPr="1D0483F3">
        <w:rPr>
          <w:rFonts w:ascii="Times New Roman" w:hAnsi="Times New Roman" w:cs="Times New Roman"/>
        </w:rPr>
        <w:t>]</w:t>
      </w:r>
      <w:r w:rsidR="456A2B9F" w:rsidRPr="1D0483F3">
        <w:rPr>
          <w:rFonts w:ascii="Times New Roman" w:hAnsi="Times New Roman" w:cs="Times New Roman"/>
        </w:rPr>
        <w:t>.</w:t>
      </w:r>
      <w:r w:rsidR="667B70CF" w:rsidRPr="1D0483F3">
        <w:rPr>
          <w:rFonts w:ascii="Times New Roman" w:hAnsi="Times New Roman" w:cs="Times New Roman"/>
        </w:rPr>
        <w:t xml:space="preserve"> </w:t>
      </w:r>
      <w:r w:rsidR="171A875B" w:rsidRPr="1D0483F3">
        <w:rPr>
          <w:rFonts w:ascii="Times New Roman" w:hAnsi="Times New Roman" w:cs="Times New Roman"/>
        </w:rPr>
        <w:t xml:space="preserve">Assessing the location, characteristics and frequency of clinical studies </w:t>
      </w:r>
      <w:r w:rsidR="6A9807A7" w:rsidRPr="1D0483F3">
        <w:rPr>
          <w:rFonts w:ascii="Times New Roman" w:hAnsi="Times New Roman" w:cs="Times New Roman"/>
        </w:rPr>
        <w:t xml:space="preserve">focusing on </w:t>
      </w:r>
      <w:r w:rsidR="171A875B" w:rsidRPr="1D0483F3">
        <w:rPr>
          <w:rFonts w:ascii="Times New Roman" w:hAnsi="Times New Roman" w:cs="Times New Roman"/>
        </w:rPr>
        <w:t xml:space="preserve">NTDs provides researchers, </w:t>
      </w:r>
      <w:r w:rsidR="5876F43A" w:rsidRPr="1D0483F3">
        <w:rPr>
          <w:rFonts w:ascii="Times New Roman" w:hAnsi="Times New Roman" w:cs="Times New Roman"/>
        </w:rPr>
        <w:t xml:space="preserve">clinicians, </w:t>
      </w:r>
      <w:r w:rsidR="171A875B" w:rsidRPr="1D0483F3">
        <w:rPr>
          <w:rFonts w:ascii="Times New Roman" w:hAnsi="Times New Roman" w:cs="Times New Roman"/>
        </w:rPr>
        <w:t xml:space="preserve">funders, and policy makers </w:t>
      </w:r>
      <w:r w:rsidR="667B70CF" w:rsidRPr="1D0483F3">
        <w:rPr>
          <w:rFonts w:ascii="Times New Roman" w:hAnsi="Times New Roman" w:cs="Times New Roman"/>
        </w:rPr>
        <w:t xml:space="preserve">insights into the landscape </w:t>
      </w:r>
      <w:r w:rsidR="00AA42D3" w:rsidRPr="1D0483F3">
        <w:rPr>
          <w:rFonts w:ascii="Times New Roman" w:hAnsi="Times New Roman" w:cs="Times New Roman"/>
        </w:rPr>
        <w:t xml:space="preserve">of </w:t>
      </w:r>
      <w:r w:rsidR="667B70CF" w:rsidRPr="1D0483F3">
        <w:rPr>
          <w:rFonts w:ascii="Times New Roman" w:hAnsi="Times New Roman" w:cs="Times New Roman"/>
        </w:rPr>
        <w:t xml:space="preserve">scientific efforts to </w:t>
      </w:r>
      <w:r w:rsidR="00AA42D3" w:rsidRPr="1D0483F3">
        <w:rPr>
          <w:rFonts w:ascii="Times New Roman" w:hAnsi="Times New Roman" w:cs="Times New Roman"/>
        </w:rPr>
        <w:t xml:space="preserve">control, </w:t>
      </w:r>
      <w:r w:rsidR="667B70CF" w:rsidRPr="1D0483F3">
        <w:rPr>
          <w:rFonts w:ascii="Times New Roman" w:hAnsi="Times New Roman" w:cs="Times New Roman"/>
        </w:rPr>
        <w:t xml:space="preserve">eliminate </w:t>
      </w:r>
      <w:r w:rsidR="00AA42D3" w:rsidRPr="1D0483F3">
        <w:rPr>
          <w:rFonts w:ascii="Times New Roman" w:hAnsi="Times New Roman" w:cs="Times New Roman"/>
        </w:rPr>
        <w:t>and eradicate NTDs</w:t>
      </w:r>
      <w:r w:rsidR="5876F43A" w:rsidRPr="1D0483F3">
        <w:rPr>
          <w:rFonts w:ascii="Times New Roman" w:hAnsi="Times New Roman" w:cs="Times New Roman"/>
        </w:rPr>
        <w:t xml:space="preserve"> [</w:t>
      </w:r>
      <w:r w:rsidR="7ABF976D" w:rsidRPr="1D0483F3">
        <w:rPr>
          <w:rFonts w:ascii="Times New Roman" w:hAnsi="Times New Roman" w:cs="Times New Roman"/>
        </w:rPr>
        <w:t>1</w:t>
      </w:r>
      <w:r w:rsidR="1C8F8C8D" w:rsidRPr="1D0483F3">
        <w:rPr>
          <w:rFonts w:ascii="Times New Roman" w:hAnsi="Times New Roman" w:cs="Times New Roman"/>
        </w:rPr>
        <w:t>6</w:t>
      </w:r>
      <w:r w:rsidR="5876F43A" w:rsidRPr="1D0483F3">
        <w:rPr>
          <w:rFonts w:ascii="Times New Roman" w:hAnsi="Times New Roman" w:cs="Times New Roman"/>
        </w:rPr>
        <w:t>]</w:t>
      </w:r>
      <w:r w:rsidR="667B70CF" w:rsidRPr="1D0483F3">
        <w:rPr>
          <w:rFonts w:ascii="Times New Roman" w:hAnsi="Times New Roman" w:cs="Times New Roman"/>
        </w:rPr>
        <w:t xml:space="preserve">. </w:t>
      </w:r>
      <w:r w:rsidR="00AA42D3" w:rsidRPr="1D0483F3">
        <w:rPr>
          <w:rFonts w:ascii="Times New Roman" w:hAnsi="Times New Roman" w:cs="Times New Roman"/>
        </w:rPr>
        <w:t>In addition to identifying research gaps, m</w:t>
      </w:r>
      <w:r w:rsidR="667B70CF" w:rsidRPr="1D0483F3">
        <w:rPr>
          <w:rFonts w:ascii="Times New Roman" w:hAnsi="Times New Roman" w:cs="Times New Roman"/>
        </w:rPr>
        <w:t xml:space="preserve">onitoring ongoing R&amp;D </w:t>
      </w:r>
      <w:r w:rsidR="5A13BC09" w:rsidRPr="1D0483F3">
        <w:rPr>
          <w:rFonts w:ascii="Times New Roman" w:hAnsi="Times New Roman" w:cs="Times New Roman"/>
        </w:rPr>
        <w:t>activities informs</w:t>
      </w:r>
      <w:r w:rsidR="667B70CF" w:rsidRPr="1D0483F3">
        <w:rPr>
          <w:rFonts w:ascii="Times New Roman" w:hAnsi="Times New Roman" w:cs="Times New Roman"/>
        </w:rPr>
        <w:t xml:space="preserve"> decision</w:t>
      </w:r>
      <w:r w:rsidR="382D8C05" w:rsidRPr="1D0483F3">
        <w:rPr>
          <w:rFonts w:ascii="Times New Roman" w:hAnsi="Times New Roman" w:cs="Times New Roman"/>
        </w:rPr>
        <w:t>-</w:t>
      </w:r>
      <w:r w:rsidR="667B70CF" w:rsidRPr="1D0483F3">
        <w:rPr>
          <w:rFonts w:ascii="Times New Roman" w:hAnsi="Times New Roman" w:cs="Times New Roman"/>
        </w:rPr>
        <w:t xml:space="preserve">making </w:t>
      </w:r>
      <w:r w:rsidR="171A875B" w:rsidRPr="1D0483F3">
        <w:rPr>
          <w:rFonts w:ascii="Times New Roman" w:hAnsi="Times New Roman" w:cs="Times New Roman"/>
        </w:rPr>
        <w:t>for</w:t>
      </w:r>
      <w:r w:rsidR="667B70CF" w:rsidRPr="1D0483F3">
        <w:rPr>
          <w:rFonts w:ascii="Times New Roman" w:hAnsi="Times New Roman" w:cs="Times New Roman"/>
        </w:rPr>
        <w:t xml:space="preserve"> the</w:t>
      </w:r>
      <w:r w:rsidR="00AA42D3" w:rsidRPr="1D0483F3">
        <w:rPr>
          <w:rFonts w:ascii="Times New Roman" w:hAnsi="Times New Roman" w:cs="Times New Roman"/>
        </w:rPr>
        <w:t xml:space="preserve"> progressive</w:t>
      </w:r>
      <w:r w:rsidR="171A875B" w:rsidRPr="1D0483F3">
        <w:rPr>
          <w:rFonts w:ascii="Times New Roman" w:hAnsi="Times New Roman" w:cs="Times New Roman"/>
        </w:rPr>
        <w:t xml:space="preserve"> optimisation of limited resources</w:t>
      </w:r>
      <w:r w:rsidR="60594A25" w:rsidRPr="1D0483F3">
        <w:rPr>
          <w:rFonts w:ascii="Times New Roman" w:hAnsi="Times New Roman" w:cs="Times New Roman"/>
        </w:rPr>
        <w:t>.</w:t>
      </w:r>
      <w:r w:rsidR="171A875B" w:rsidRPr="1D0483F3">
        <w:rPr>
          <w:rFonts w:ascii="Times New Roman" w:hAnsi="Times New Roman" w:cs="Times New Roman"/>
        </w:rPr>
        <w:t xml:space="preserve"> </w:t>
      </w:r>
    </w:p>
    <w:p w14:paraId="30E7BB46" w14:textId="4BE82869" w:rsidR="00233BD1" w:rsidRDefault="00520B72" w:rsidP="21BB696E">
      <w:pPr>
        <w:rPr>
          <w:rFonts w:ascii="Times New Roman" w:hAnsi="Times New Roman" w:cs="Times New Roman"/>
        </w:rPr>
      </w:pPr>
      <w:r w:rsidRPr="13795DDE">
        <w:rPr>
          <w:rFonts w:ascii="Times New Roman" w:hAnsi="Times New Roman" w:cs="Times New Roman"/>
        </w:rPr>
        <w:t xml:space="preserve">This </w:t>
      </w:r>
      <w:r w:rsidR="354B396C" w:rsidRPr="13795DDE">
        <w:rPr>
          <w:rFonts w:ascii="Times New Roman" w:hAnsi="Times New Roman" w:cs="Times New Roman"/>
        </w:rPr>
        <w:t xml:space="preserve">analysis explores clinical NTD research </w:t>
      </w:r>
      <w:r w:rsidR="004B3BB5" w:rsidRPr="13795DDE">
        <w:rPr>
          <w:rFonts w:ascii="Times New Roman" w:hAnsi="Times New Roman" w:cs="Times New Roman"/>
        </w:rPr>
        <w:t xml:space="preserve">using the records indexed </w:t>
      </w:r>
      <w:r w:rsidR="00475256" w:rsidRPr="13795DDE">
        <w:rPr>
          <w:rFonts w:ascii="Times New Roman" w:hAnsi="Times New Roman" w:cs="Times New Roman"/>
        </w:rPr>
        <w:t xml:space="preserve">in </w:t>
      </w:r>
      <w:r w:rsidR="354B396C" w:rsidRPr="13795DDE">
        <w:rPr>
          <w:rFonts w:ascii="Times New Roman" w:hAnsi="Times New Roman" w:cs="Times New Roman"/>
        </w:rPr>
        <w:t>the ICTRP database, with a focus on equity of research. Four diseases have been selected for</w:t>
      </w:r>
      <w:r w:rsidR="1DBF313D" w:rsidRPr="13795DDE">
        <w:rPr>
          <w:rFonts w:ascii="Times New Roman" w:hAnsi="Times New Roman" w:cs="Times New Roman"/>
        </w:rPr>
        <w:t xml:space="preserve"> an</w:t>
      </w:r>
      <w:r w:rsidR="354B396C" w:rsidRPr="13795DDE">
        <w:rPr>
          <w:rFonts w:ascii="Times New Roman" w:hAnsi="Times New Roman" w:cs="Times New Roman"/>
        </w:rPr>
        <w:t xml:space="preserve"> in-depth snapshot</w:t>
      </w:r>
      <w:r w:rsidR="3F48BEE1" w:rsidRPr="13795DDE">
        <w:rPr>
          <w:rFonts w:ascii="Times New Roman" w:hAnsi="Times New Roman" w:cs="Times New Roman"/>
        </w:rPr>
        <w:t xml:space="preserve"> analysis</w:t>
      </w:r>
      <w:r w:rsidR="354B396C" w:rsidRPr="13795DDE">
        <w:rPr>
          <w:rFonts w:ascii="Times New Roman" w:hAnsi="Times New Roman" w:cs="Times New Roman"/>
        </w:rPr>
        <w:t xml:space="preserve">: </w:t>
      </w:r>
      <w:r w:rsidR="41B345EB" w:rsidRPr="13795DDE">
        <w:rPr>
          <w:rFonts w:ascii="Times New Roman" w:hAnsi="Times New Roman" w:cs="Times New Roman"/>
        </w:rPr>
        <w:t>C</w:t>
      </w:r>
      <w:r w:rsidR="354B396C" w:rsidRPr="13795DDE">
        <w:rPr>
          <w:rFonts w:ascii="Times New Roman" w:hAnsi="Times New Roman" w:cs="Times New Roman"/>
        </w:rPr>
        <w:t xml:space="preserve">hagas disease, schistosomiasis, soil-transmitted helminthiases (STH), </w:t>
      </w:r>
      <w:r w:rsidR="70DB0D4D" w:rsidRPr="13795DDE">
        <w:rPr>
          <w:rFonts w:ascii="Times New Roman" w:hAnsi="Times New Roman" w:cs="Times New Roman"/>
        </w:rPr>
        <w:t xml:space="preserve">and </w:t>
      </w:r>
      <w:r w:rsidR="354B396C" w:rsidRPr="13795DDE">
        <w:rPr>
          <w:rFonts w:ascii="Times New Roman" w:hAnsi="Times New Roman" w:cs="Times New Roman"/>
        </w:rPr>
        <w:t xml:space="preserve">visceral leishmaniasis (VL). </w:t>
      </w:r>
      <w:r w:rsidR="2CA592D2" w:rsidRPr="13795DDE">
        <w:rPr>
          <w:rFonts w:ascii="Times New Roman" w:eastAsia="Times New Roman" w:hAnsi="Times New Roman" w:cs="Times New Roman"/>
          <w:color w:val="222222"/>
        </w:rPr>
        <w:t>These four diseases were chosen as IDDO remains actively engaged with the research community across these diseases, maintains a systematic scoping review of trials landscape, has supported the development of a global research agenda, and currently maintains a data platform of individual level data.</w:t>
      </w:r>
      <w:r w:rsidR="2CA592D2" w:rsidRPr="13795DDE">
        <w:rPr>
          <w:rFonts w:ascii="Times New Roman" w:eastAsia="Times New Roman" w:hAnsi="Times New Roman" w:cs="Times New Roman"/>
        </w:rPr>
        <w:t xml:space="preserve"> </w:t>
      </w:r>
      <w:r w:rsidR="667B70CF" w:rsidRPr="13795DDE">
        <w:rPr>
          <w:rFonts w:ascii="Times New Roman" w:hAnsi="Times New Roman" w:cs="Times New Roman"/>
        </w:rPr>
        <w:t>The objective is to assess whether</w:t>
      </w:r>
      <w:r w:rsidR="354B396C" w:rsidRPr="13795DDE">
        <w:rPr>
          <w:rFonts w:ascii="Times New Roman" w:hAnsi="Times New Roman" w:cs="Times New Roman"/>
        </w:rPr>
        <w:t xml:space="preserve"> clinical </w:t>
      </w:r>
      <w:r w:rsidR="00D860D9" w:rsidRPr="13795DDE">
        <w:rPr>
          <w:rFonts w:ascii="Times New Roman" w:hAnsi="Times New Roman" w:cs="Times New Roman"/>
        </w:rPr>
        <w:t xml:space="preserve">research </w:t>
      </w:r>
      <w:r w:rsidR="354B396C" w:rsidRPr="13795DDE">
        <w:rPr>
          <w:rFonts w:ascii="Times New Roman" w:hAnsi="Times New Roman" w:cs="Times New Roman"/>
        </w:rPr>
        <w:t>align</w:t>
      </w:r>
      <w:r w:rsidR="00F770B9" w:rsidRPr="13795DDE">
        <w:rPr>
          <w:rFonts w:ascii="Times New Roman" w:hAnsi="Times New Roman" w:cs="Times New Roman"/>
        </w:rPr>
        <w:t>ed</w:t>
      </w:r>
      <w:r w:rsidR="354B396C" w:rsidRPr="13795DDE">
        <w:rPr>
          <w:rFonts w:ascii="Times New Roman" w:hAnsi="Times New Roman" w:cs="Times New Roman"/>
        </w:rPr>
        <w:t xml:space="preserve"> with </w:t>
      </w:r>
      <w:r w:rsidR="7D1960C4" w:rsidRPr="13795DDE">
        <w:rPr>
          <w:rFonts w:ascii="Times New Roman" w:hAnsi="Times New Roman" w:cs="Times New Roman"/>
        </w:rPr>
        <w:t xml:space="preserve">the reported </w:t>
      </w:r>
      <w:r w:rsidR="354B396C" w:rsidRPr="13795DDE">
        <w:rPr>
          <w:rFonts w:ascii="Times New Roman" w:hAnsi="Times New Roman" w:cs="Times New Roman"/>
        </w:rPr>
        <w:t xml:space="preserve">burden of disease and </w:t>
      </w:r>
      <w:r w:rsidR="000469A7" w:rsidRPr="13795DDE">
        <w:rPr>
          <w:rFonts w:ascii="Times New Roman" w:hAnsi="Times New Roman" w:cs="Times New Roman"/>
        </w:rPr>
        <w:t xml:space="preserve">to identify </w:t>
      </w:r>
      <w:r w:rsidR="7087111D" w:rsidRPr="13795DDE">
        <w:rPr>
          <w:rFonts w:ascii="Times New Roman" w:hAnsi="Times New Roman" w:cs="Times New Roman"/>
        </w:rPr>
        <w:t>research gaps</w:t>
      </w:r>
      <w:r w:rsidR="289FB501" w:rsidRPr="13795DDE">
        <w:rPr>
          <w:rFonts w:ascii="Times New Roman" w:hAnsi="Times New Roman" w:cs="Times New Roman"/>
        </w:rPr>
        <w:t>.</w:t>
      </w:r>
    </w:p>
    <w:p w14:paraId="3CC5E380" w14:textId="33A9D281" w:rsidR="00390549" w:rsidRPr="00390549" w:rsidRDefault="00400998" w:rsidP="25D893A2">
      <w:pPr>
        <w:ind w:firstLine="0"/>
        <w:rPr>
          <w:rFonts w:ascii="Times New Roman" w:hAnsi="Times New Roman" w:cs="Times New Roman"/>
          <w:b/>
          <w:bCs/>
          <w:sz w:val="24"/>
          <w:szCs w:val="24"/>
        </w:rPr>
      </w:pPr>
      <w:r w:rsidRPr="074960AC">
        <w:rPr>
          <w:rFonts w:ascii="Times New Roman" w:hAnsi="Times New Roman" w:cs="Times New Roman"/>
          <w:b/>
          <w:bCs/>
          <w:sz w:val="28"/>
          <w:szCs w:val="28"/>
        </w:rPr>
        <w:t>Methodology</w:t>
      </w:r>
    </w:p>
    <w:p w14:paraId="1874D142" w14:textId="4F21032A" w:rsidR="00390549" w:rsidRPr="00390549" w:rsidRDefault="3B02D123" w:rsidP="7F4B7982">
      <w:pPr>
        <w:ind w:firstLine="0"/>
        <w:rPr>
          <w:rFonts w:ascii="Times New Roman" w:hAnsi="Times New Roman" w:cs="Times New Roman"/>
          <w:b/>
          <w:bCs/>
          <w:sz w:val="24"/>
          <w:szCs w:val="24"/>
        </w:rPr>
      </w:pPr>
      <w:r w:rsidRPr="25D893A2">
        <w:rPr>
          <w:rFonts w:ascii="Times New Roman" w:hAnsi="Times New Roman" w:cs="Times New Roman"/>
          <w:b/>
          <w:bCs/>
          <w:sz w:val="24"/>
          <w:szCs w:val="24"/>
        </w:rPr>
        <w:t>Data extraction &amp; curation</w:t>
      </w:r>
      <w:r w:rsidRPr="25D893A2">
        <w:rPr>
          <w:rFonts w:ascii="Times New Roman" w:hAnsi="Times New Roman" w:cs="Times New Roman"/>
        </w:rPr>
        <w:t xml:space="preserve"> </w:t>
      </w:r>
    </w:p>
    <w:p w14:paraId="67EC8535" w14:textId="4A130582" w:rsidR="00686622" w:rsidRDefault="649EADB2" w:rsidP="13795DDE">
      <w:pPr>
        <w:rPr>
          <w:rFonts w:ascii="Times New Roman" w:hAnsi="Times New Roman" w:cs="Times New Roman"/>
        </w:rPr>
      </w:pPr>
      <w:r w:rsidRPr="1D0483F3">
        <w:rPr>
          <w:rFonts w:ascii="Times New Roman" w:hAnsi="Times New Roman" w:cs="Times New Roman"/>
        </w:rPr>
        <w:t xml:space="preserve">The search </w:t>
      </w:r>
      <w:r w:rsidR="29F5682D" w:rsidRPr="1D0483F3">
        <w:rPr>
          <w:rFonts w:ascii="Times New Roman" w:hAnsi="Times New Roman" w:cs="Times New Roman"/>
        </w:rPr>
        <w:t xml:space="preserve">to identify relevant records </w:t>
      </w:r>
      <w:r w:rsidR="52398615" w:rsidRPr="1D0483F3">
        <w:rPr>
          <w:rFonts w:ascii="Times New Roman" w:hAnsi="Times New Roman" w:cs="Times New Roman"/>
        </w:rPr>
        <w:t>was completed</w:t>
      </w:r>
      <w:r w:rsidRPr="1D0483F3">
        <w:rPr>
          <w:rFonts w:ascii="Times New Roman" w:hAnsi="Times New Roman" w:cs="Times New Roman"/>
        </w:rPr>
        <w:t xml:space="preserve"> in two stages</w:t>
      </w:r>
      <w:r w:rsidR="006B04A3" w:rsidRPr="1D0483F3">
        <w:rPr>
          <w:rFonts w:ascii="Times New Roman" w:hAnsi="Times New Roman" w:cs="Times New Roman"/>
        </w:rPr>
        <w:t xml:space="preserve">; the eligibility criteria </w:t>
      </w:r>
      <w:r w:rsidR="454E6E99" w:rsidRPr="1D0483F3">
        <w:rPr>
          <w:rFonts w:ascii="Times New Roman" w:hAnsi="Times New Roman" w:cs="Times New Roman"/>
        </w:rPr>
        <w:t xml:space="preserve">were </w:t>
      </w:r>
      <w:r w:rsidR="006B04A3" w:rsidRPr="1D0483F3">
        <w:rPr>
          <w:rFonts w:ascii="Times New Roman" w:hAnsi="Times New Roman" w:cs="Times New Roman"/>
        </w:rPr>
        <w:t>pre-specified and agreed through discussions between IDDO and WHO</w:t>
      </w:r>
      <w:r w:rsidRPr="1D0483F3">
        <w:rPr>
          <w:rFonts w:ascii="Times New Roman" w:hAnsi="Times New Roman" w:cs="Times New Roman"/>
        </w:rPr>
        <w:t xml:space="preserve">. </w:t>
      </w:r>
      <w:r w:rsidR="3D0836D0" w:rsidRPr="1D0483F3">
        <w:rPr>
          <w:rFonts w:ascii="Times New Roman" w:hAnsi="Times New Roman" w:cs="Times New Roman"/>
        </w:rPr>
        <w:t xml:space="preserve">In the first stage, the </w:t>
      </w:r>
      <w:r w:rsidR="64AA9CC0" w:rsidRPr="1D0483F3">
        <w:rPr>
          <w:rFonts w:ascii="Times New Roman" w:hAnsi="Times New Roman" w:cs="Times New Roman"/>
        </w:rPr>
        <w:t>ICTRP database was searched on 15 September 2023 to identify records</w:t>
      </w:r>
      <w:r w:rsidR="6F52EF00" w:rsidRPr="1D0483F3">
        <w:rPr>
          <w:rFonts w:ascii="Times New Roman" w:hAnsi="Times New Roman" w:cs="Times New Roman"/>
        </w:rPr>
        <w:t xml:space="preserve"> </w:t>
      </w:r>
      <w:r w:rsidR="00CF620D" w:rsidRPr="1D0483F3">
        <w:rPr>
          <w:rFonts w:ascii="Times New Roman" w:hAnsi="Times New Roman" w:cs="Times New Roman"/>
        </w:rPr>
        <w:t xml:space="preserve">on </w:t>
      </w:r>
      <w:r w:rsidR="39D4DD97" w:rsidRPr="1D0483F3">
        <w:rPr>
          <w:rFonts w:ascii="Times New Roman" w:hAnsi="Times New Roman" w:cs="Times New Roman"/>
        </w:rPr>
        <w:t xml:space="preserve">NTD which were </w:t>
      </w:r>
      <w:r w:rsidR="6F52EF00" w:rsidRPr="1D0483F3">
        <w:rPr>
          <w:rFonts w:ascii="Times New Roman" w:hAnsi="Times New Roman" w:cs="Times New Roman"/>
        </w:rPr>
        <w:t xml:space="preserve">published </w:t>
      </w:r>
      <w:r w:rsidR="00F770B9" w:rsidRPr="1D0483F3">
        <w:rPr>
          <w:rFonts w:ascii="Times New Roman" w:hAnsi="Times New Roman" w:cs="Times New Roman"/>
        </w:rPr>
        <w:t xml:space="preserve">on or </w:t>
      </w:r>
      <w:r w:rsidR="6F52EF00" w:rsidRPr="1D0483F3">
        <w:rPr>
          <w:rFonts w:ascii="Times New Roman" w:hAnsi="Times New Roman" w:cs="Times New Roman"/>
        </w:rPr>
        <w:t>after 1 January 1999</w:t>
      </w:r>
      <w:r w:rsidR="2824A884" w:rsidRPr="1D0483F3">
        <w:rPr>
          <w:rFonts w:ascii="Times New Roman" w:hAnsi="Times New Roman" w:cs="Times New Roman"/>
        </w:rPr>
        <w:t>.</w:t>
      </w:r>
      <w:r w:rsidR="135E9EAF" w:rsidRPr="1D0483F3">
        <w:rPr>
          <w:rFonts w:ascii="Times New Roman" w:hAnsi="Times New Roman" w:cs="Times New Roman"/>
        </w:rPr>
        <w:t xml:space="preserve"> Exclusion of records </w:t>
      </w:r>
      <w:r w:rsidR="00B4839E" w:rsidRPr="1D0483F3">
        <w:rPr>
          <w:rFonts w:ascii="Times New Roman" w:hAnsi="Times New Roman" w:cs="Times New Roman"/>
        </w:rPr>
        <w:t>occurred</w:t>
      </w:r>
      <w:r w:rsidR="135E9EAF" w:rsidRPr="1D0483F3">
        <w:rPr>
          <w:rFonts w:ascii="Times New Roman" w:hAnsi="Times New Roman" w:cs="Times New Roman"/>
        </w:rPr>
        <w:t xml:space="preserve"> if the c</w:t>
      </w:r>
      <w:r w:rsidR="4D2D6CEB" w:rsidRPr="1D0483F3">
        <w:rPr>
          <w:rFonts w:ascii="Times New Roman" w:hAnsi="Times New Roman" w:cs="Times New Roman"/>
        </w:rPr>
        <w:t xml:space="preserve">ondition was not an NTD, a vector study or </w:t>
      </w:r>
      <w:r w:rsidR="4D2D6CEB" w:rsidRPr="1D0483F3">
        <w:rPr>
          <w:rFonts w:ascii="Times New Roman" w:hAnsi="Times New Roman" w:cs="Times New Roman"/>
        </w:rPr>
        <w:lastRenderedPageBreak/>
        <w:t xml:space="preserve">human infection model where outcome was not related to disease </w:t>
      </w:r>
      <w:r w:rsidR="58CBE341" w:rsidRPr="1D0483F3">
        <w:rPr>
          <w:rFonts w:ascii="Times New Roman" w:hAnsi="Times New Roman" w:cs="Times New Roman"/>
        </w:rPr>
        <w:t xml:space="preserve">or </w:t>
      </w:r>
      <w:r w:rsidR="4D2D6CEB" w:rsidRPr="1D0483F3">
        <w:rPr>
          <w:rFonts w:ascii="Times New Roman" w:hAnsi="Times New Roman" w:cs="Times New Roman"/>
        </w:rPr>
        <w:t>burden</w:t>
      </w:r>
      <w:r w:rsidR="67B16868" w:rsidRPr="1D0483F3">
        <w:rPr>
          <w:rFonts w:ascii="Times New Roman" w:hAnsi="Times New Roman" w:cs="Times New Roman"/>
        </w:rPr>
        <w:t xml:space="preserve"> and if the focus of the study was not an NTD outcome, burden or treatment of an NTD.</w:t>
      </w:r>
      <w:r w:rsidR="4D2D6CEB" w:rsidRPr="1D0483F3">
        <w:rPr>
          <w:rFonts w:ascii="Times New Roman" w:hAnsi="Times New Roman" w:cs="Times New Roman"/>
        </w:rPr>
        <w:t xml:space="preserve"> </w:t>
      </w:r>
      <w:r w:rsidR="6F52EF00" w:rsidRPr="1D0483F3">
        <w:rPr>
          <w:rFonts w:ascii="Times New Roman" w:hAnsi="Times New Roman" w:cs="Times New Roman"/>
        </w:rPr>
        <w:t xml:space="preserve"> </w:t>
      </w:r>
      <w:r w:rsidR="158040A9" w:rsidRPr="1D0483F3">
        <w:rPr>
          <w:rFonts w:ascii="Times New Roman" w:hAnsi="Times New Roman" w:cs="Times New Roman"/>
        </w:rPr>
        <w:t xml:space="preserve">In the second stage, the </w:t>
      </w:r>
      <w:r w:rsidR="77FBCECE" w:rsidRPr="1D0483F3">
        <w:rPr>
          <w:rFonts w:ascii="Times New Roman" w:hAnsi="Times New Roman" w:cs="Times New Roman"/>
        </w:rPr>
        <w:t xml:space="preserve">records were </w:t>
      </w:r>
      <w:r w:rsidR="158040A9" w:rsidRPr="1D0483F3">
        <w:rPr>
          <w:rFonts w:ascii="Times New Roman" w:hAnsi="Times New Roman" w:cs="Times New Roman"/>
        </w:rPr>
        <w:t xml:space="preserve">further </w:t>
      </w:r>
      <w:r w:rsidR="77FBCECE" w:rsidRPr="1D0483F3">
        <w:rPr>
          <w:rFonts w:ascii="Times New Roman" w:hAnsi="Times New Roman" w:cs="Times New Roman"/>
        </w:rPr>
        <w:t xml:space="preserve">screened for the 4 </w:t>
      </w:r>
      <w:r w:rsidR="5B0E9531" w:rsidRPr="1D0483F3">
        <w:rPr>
          <w:rFonts w:ascii="Times New Roman" w:hAnsi="Times New Roman" w:cs="Times New Roman"/>
        </w:rPr>
        <w:t xml:space="preserve">targeted </w:t>
      </w:r>
      <w:r w:rsidR="77FBCECE" w:rsidRPr="1D0483F3">
        <w:rPr>
          <w:rFonts w:ascii="Times New Roman" w:hAnsi="Times New Roman" w:cs="Times New Roman"/>
        </w:rPr>
        <w:t>NTDs</w:t>
      </w:r>
      <w:r w:rsidR="072084E6" w:rsidRPr="1D0483F3">
        <w:rPr>
          <w:rFonts w:ascii="Times New Roman" w:hAnsi="Times New Roman" w:cs="Times New Roman"/>
        </w:rPr>
        <w:t>.</w:t>
      </w:r>
      <w:r w:rsidR="77FBCECE" w:rsidRPr="1D0483F3">
        <w:rPr>
          <w:rFonts w:ascii="Times New Roman" w:hAnsi="Times New Roman" w:cs="Times New Roman"/>
        </w:rPr>
        <w:t xml:space="preserve"> </w:t>
      </w:r>
      <w:r w:rsidR="3BD6799C" w:rsidRPr="1D0483F3">
        <w:rPr>
          <w:rFonts w:ascii="Times New Roman" w:hAnsi="Times New Roman" w:cs="Times New Roman"/>
        </w:rPr>
        <w:t>T</w:t>
      </w:r>
      <w:r w:rsidR="77FBCECE" w:rsidRPr="1D0483F3">
        <w:rPr>
          <w:rFonts w:ascii="Times New Roman" w:hAnsi="Times New Roman" w:cs="Times New Roman"/>
        </w:rPr>
        <w:t>hese sea</w:t>
      </w:r>
      <w:r w:rsidR="5EE45F15" w:rsidRPr="1D0483F3">
        <w:rPr>
          <w:rFonts w:ascii="Times New Roman" w:hAnsi="Times New Roman" w:cs="Times New Roman"/>
        </w:rPr>
        <w:t xml:space="preserve">rch terms are listed in Supplementary Information 1. </w:t>
      </w:r>
      <w:r w:rsidR="00AA42D3" w:rsidRPr="1D0483F3">
        <w:rPr>
          <w:rFonts w:ascii="Times New Roman" w:hAnsi="Times New Roman" w:cs="Times New Roman"/>
        </w:rPr>
        <w:t>C</w:t>
      </w:r>
      <w:r w:rsidR="661723E1" w:rsidRPr="1D0483F3">
        <w:rPr>
          <w:rFonts w:ascii="Times New Roman" w:hAnsi="Times New Roman" w:cs="Times New Roman"/>
        </w:rPr>
        <w:t>ombination</w:t>
      </w:r>
      <w:r w:rsidR="00AA42D3" w:rsidRPr="1D0483F3">
        <w:rPr>
          <w:rFonts w:ascii="Times New Roman" w:hAnsi="Times New Roman" w:cs="Times New Roman"/>
        </w:rPr>
        <w:t>s</w:t>
      </w:r>
      <w:r w:rsidR="661723E1" w:rsidRPr="1D0483F3">
        <w:rPr>
          <w:rFonts w:ascii="Times New Roman" w:hAnsi="Times New Roman" w:cs="Times New Roman"/>
        </w:rPr>
        <w:t xml:space="preserve"> of </w:t>
      </w:r>
      <w:r w:rsidR="6F52EF00" w:rsidRPr="1D0483F3">
        <w:rPr>
          <w:rFonts w:ascii="Times New Roman" w:hAnsi="Times New Roman" w:cs="Times New Roman"/>
        </w:rPr>
        <w:t xml:space="preserve">spellings and synonyms </w:t>
      </w:r>
      <w:r w:rsidR="55740AE2" w:rsidRPr="1D0483F3">
        <w:rPr>
          <w:rFonts w:ascii="Times New Roman" w:hAnsi="Times New Roman" w:cs="Times New Roman"/>
        </w:rPr>
        <w:t>were</w:t>
      </w:r>
      <w:r w:rsidR="3A0A5762" w:rsidRPr="1D0483F3">
        <w:rPr>
          <w:rFonts w:ascii="Times New Roman" w:hAnsi="Times New Roman" w:cs="Times New Roman"/>
        </w:rPr>
        <w:t xml:space="preserve"> </w:t>
      </w:r>
      <w:r w:rsidR="6F52EF00" w:rsidRPr="1D0483F3">
        <w:rPr>
          <w:rFonts w:ascii="Times New Roman" w:hAnsi="Times New Roman" w:cs="Times New Roman"/>
        </w:rPr>
        <w:t xml:space="preserve">used to maximise </w:t>
      </w:r>
      <w:r w:rsidR="661723E1" w:rsidRPr="1D0483F3">
        <w:rPr>
          <w:rFonts w:ascii="Times New Roman" w:hAnsi="Times New Roman" w:cs="Times New Roman"/>
        </w:rPr>
        <w:t xml:space="preserve">identification of relevant </w:t>
      </w:r>
      <w:r w:rsidR="6F52EF00" w:rsidRPr="1D0483F3">
        <w:rPr>
          <w:rFonts w:ascii="Times New Roman" w:hAnsi="Times New Roman" w:cs="Times New Roman"/>
        </w:rPr>
        <w:t xml:space="preserve">records. </w:t>
      </w:r>
      <w:r w:rsidR="00F349BF" w:rsidRPr="1D0483F3">
        <w:rPr>
          <w:rFonts w:ascii="Times New Roman" w:hAnsi="Times New Roman" w:cs="Times New Roman"/>
        </w:rPr>
        <w:t>Studies were not restricted by language.</w:t>
      </w:r>
      <w:r w:rsidR="000128B4" w:rsidRPr="1D0483F3">
        <w:rPr>
          <w:rFonts w:ascii="Times New Roman" w:hAnsi="Times New Roman" w:cs="Times New Roman"/>
        </w:rPr>
        <w:t xml:space="preserve"> The screening was </w:t>
      </w:r>
      <w:r w:rsidR="42DC615C" w:rsidRPr="1D0483F3">
        <w:rPr>
          <w:rFonts w:ascii="Times New Roman" w:hAnsi="Times New Roman" w:cs="Times New Roman"/>
        </w:rPr>
        <w:t xml:space="preserve">conducted </w:t>
      </w:r>
      <w:r w:rsidR="000128B4" w:rsidRPr="1D0483F3">
        <w:rPr>
          <w:rFonts w:ascii="Times New Roman" w:hAnsi="Times New Roman" w:cs="Times New Roman"/>
        </w:rPr>
        <w:t>by a single author.</w:t>
      </w:r>
    </w:p>
    <w:p w14:paraId="7AD553AE" w14:textId="03F4D090" w:rsidR="00686622" w:rsidRDefault="7A2D64C3" w:rsidP="2CA57CAD">
      <w:pPr>
        <w:rPr>
          <w:rFonts w:ascii="Times New Roman" w:hAnsi="Times New Roman" w:cs="Times New Roman"/>
        </w:rPr>
      </w:pPr>
      <w:r w:rsidRPr="13795DDE">
        <w:rPr>
          <w:rFonts w:ascii="Times New Roman" w:hAnsi="Times New Roman" w:cs="Times New Roman"/>
        </w:rPr>
        <w:t>S</w:t>
      </w:r>
      <w:r w:rsidR="4159804E" w:rsidRPr="13795DDE">
        <w:rPr>
          <w:rFonts w:ascii="Times New Roman" w:hAnsi="Times New Roman" w:cs="Times New Roman"/>
        </w:rPr>
        <w:t>everal</w:t>
      </w:r>
      <w:r w:rsidR="45B85013" w:rsidRPr="13795DDE">
        <w:rPr>
          <w:rFonts w:ascii="Times New Roman" w:hAnsi="Times New Roman" w:cs="Times New Roman"/>
        </w:rPr>
        <w:t xml:space="preserve"> variable</w:t>
      </w:r>
      <w:r w:rsidR="110581E0" w:rsidRPr="13795DDE">
        <w:rPr>
          <w:rFonts w:ascii="Times New Roman" w:hAnsi="Times New Roman" w:cs="Times New Roman"/>
        </w:rPr>
        <w:t>s</w:t>
      </w:r>
      <w:r w:rsidR="45B85013" w:rsidRPr="13795DDE">
        <w:rPr>
          <w:rFonts w:ascii="Times New Roman" w:hAnsi="Times New Roman" w:cs="Times New Roman"/>
        </w:rPr>
        <w:t xml:space="preserve"> were extracted from the </w:t>
      </w:r>
      <w:r w:rsidR="190F38AE" w:rsidRPr="13795DDE">
        <w:rPr>
          <w:rFonts w:ascii="Times New Roman" w:hAnsi="Times New Roman" w:cs="Times New Roman"/>
        </w:rPr>
        <w:t>ICTRP</w:t>
      </w:r>
      <w:r w:rsidR="45B85013" w:rsidRPr="13795DDE">
        <w:rPr>
          <w:rFonts w:ascii="Times New Roman" w:hAnsi="Times New Roman" w:cs="Times New Roman"/>
        </w:rPr>
        <w:t xml:space="preserve"> database </w:t>
      </w:r>
      <w:r w:rsidR="4D798C92" w:rsidRPr="13795DDE">
        <w:rPr>
          <w:rFonts w:ascii="Times New Roman" w:hAnsi="Times New Roman" w:cs="Times New Roman"/>
        </w:rPr>
        <w:t>including disease</w:t>
      </w:r>
      <w:r w:rsidR="0E3D813A" w:rsidRPr="13795DDE">
        <w:rPr>
          <w:rFonts w:ascii="Times New Roman" w:hAnsi="Times New Roman" w:cs="Times New Roman"/>
        </w:rPr>
        <w:t xml:space="preserve"> assessed, </w:t>
      </w:r>
      <w:r w:rsidR="031D60B0" w:rsidRPr="13795DDE">
        <w:rPr>
          <w:rFonts w:ascii="Times New Roman" w:hAnsi="Times New Roman" w:cs="Times New Roman"/>
        </w:rPr>
        <w:t xml:space="preserve">year of </w:t>
      </w:r>
      <w:r w:rsidR="00475256" w:rsidRPr="13795DDE">
        <w:rPr>
          <w:rFonts w:ascii="Times New Roman" w:hAnsi="Times New Roman" w:cs="Times New Roman"/>
        </w:rPr>
        <w:t xml:space="preserve">study </w:t>
      </w:r>
      <w:r w:rsidR="031D60B0" w:rsidRPr="13795DDE">
        <w:rPr>
          <w:rFonts w:ascii="Times New Roman" w:hAnsi="Times New Roman" w:cs="Times New Roman"/>
        </w:rPr>
        <w:t xml:space="preserve">registration </w:t>
      </w:r>
      <w:r w:rsidR="0D14628C" w:rsidRPr="13795DDE">
        <w:rPr>
          <w:rFonts w:ascii="Times New Roman" w:hAnsi="Times New Roman" w:cs="Times New Roman"/>
        </w:rPr>
        <w:t xml:space="preserve">and </w:t>
      </w:r>
      <w:r w:rsidR="031D60B0" w:rsidRPr="13795DDE">
        <w:rPr>
          <w:rFonts w:ascii="Times New Roman" w:hAnsi="Times New Roman" w:cs="Times New Roman"/>
        </w:rPr>
        <w:t xml:space="preserve">enrolment, country, </w:t>
      </w:r>
      <w:r w:rsidR="79188E65" w:rsidRPr="13795DDE">
        <w:rPr>
          <w:rFonts w:ascii="Times New Roman" w:hAnsi="Times New Roman" w:cs="Times New Roman"/>
        </w:rPr>
        <w:t xml:space="preserve">study </w:t>
      </w:r>
      <w:r w:rsidR="031D60B0" w:rsidRPr="13795DDE">
        <w:rPr>
          <w:rFonts w:ascii="Times New Roman" w:hAnsi="Times New Roman" w:cs="Times New Roman"/>
        </w:rPr>
        <w:t>phase, target sample size, inclusion criteria</w:t>
      </w:r>
      <w:r w:rsidR="4B04BAB8" w:rsidRPr="13795DDE">
        <w:rPr>
          <w:rFonts w:ascii="Times New Roman" w:hAnsi="Times New Roman" w:cs="Times New Roman"/>
        </w:rPr>
        <w:t xml:space="preserve">, </w:t>
      </w:r>
      <w:r w:rsidR="77F9B24A" w:rsidRPr="13795DDE">
        <w:rPr>
          <w:rFonts w:ascii="Times New Roman" w:hAnsi="Times New Roman" w:cs="Times New Roman"/>
        </w:rPr>
        <w:t xml:space="preserve">exclusion criteria, </w:t>
      </w:r>
      <w:r w:rsidR="4B04BAB8" w:rsidRPr="13795DDE">
        <w:rPr>
          <w:rFonts w:ascii="Times New Roman" w:hAnsi="Times New Roman" w:cs="Times New Roman"/>
        </w:rPr>
        <w:t>source registry</w:t>
      </w:r>
      <w:r w:rsidR="031D60B0" w:rsidRPr="13795DDE">
        <w:rPr>
          <w:rFonts w:ascii="Times New Roman" w:hAnsi="Times New Roman" w:cs="Times New Roman"/>
        </w:rPr>
        <w:t xml:space="preserve"> and</w:t>
      </w:r>
      <w:r w:rsidR="1F7D5B97" w:rsidRPr="13795DDE">
        <w:rPr>
          <w:rFonts w:ascii="Times New Roman" w:hAnsi="Times New Roman" w:cs="Times New Roman"/>
        </w:rPr>
        <w:t xml:space="preserve"> </w:t>
      </w:r>
      <w:r w:rsidR="56DDEDBF" w:rsidRPr="13795DDE">
        <w:rPr>
          <w:rFonts w:ascii="Times New Roman" w:hAnsi="Times New Roman" w:cs="Times New Roman"/>
        </w:rPr>
        <w:t>several</w:t>
      </w:r>
      <w:r w:rsidR="031D60B0" w:rsidRPr="13795DDE">
        <w:rPr>
          <w:rFonts w:ascii="Times New Roman" w:hAnsi="Times New Roman" w:cs="Times New Roman"/>
        </w:rPr>
        <w:t xml:space="preserve"> study design parameters.</w:t>
      </w:r>
      <w:r w:rsidR="759C5F57" w:rsidRPr="13795DDE">
        <w:rPr>
          <w:rFonts w:ascii="Times New Roman" w:hAnsi="Times New Roman" w:cs="Times New Roman"/>
        </w:rPr>
        <w:t xml:space="preserve"> </w:t>
      </w:r>
      <w:r w:rsidR="636FF34B" w:rsidRPr="13795DDE">
        <w:rPr>
          <w:rFonts w:ascii="Times New Roman" w:hAnsi="Times New Roman" w:cs="Times New Roman"/>
        </w:rPr>
        <w:t xml:space="preserve">The extracted information </w:t>
      </w:r>
      <w:r w:rsidR="4B87F5D3" w:rsidRPr="13795DDE">
        <w:rPr>
          <w:rFonts w:ascii="Times New Roman" w:hAnsi="Times New Roman" w:cs="Times New Roman"/>
        </w:rPr>
        <w:t xml:space="preserve">underwent a series of standardisation </w:t>
      </w:r>
      <w:r w:rsidR="2CB01FDA" w:rsidRPr="13795DDE">
        <w:rPr>
          <w:rFonts w:ascii="Times New Roman" w:hAnsi="Times New Roman" w:cs="Times New Roman"/>
        </w:rPr>
        <w:t>procedures</w:t>
      </w:r>
      <w:r w:rsidR="4B87F5D3" w:rsidRPr="13795DDE">
        <w:rPr>
          <w:rFonts w:ascii="Times New Roman" w:hAnsi="Times New Roman" w:cs="Times New Roman"/>
        </w:rPr>
        <w:t xml:space="preserve"> that </w:t>
      </w:r>
      <w:r w:rsidR="0A55A386" w:rsidRPr="13795DDE">
        <w:rPr>
          <w:rFonts w:ascii="Times New Roman" w:hAnsi="Times New Roman" w:cs="Times New Roman"/>
        </w:rPr>
        <w:t>included</w:t>
      </w:r>
      <w:r w:rsidR="4E341D70" w:rsidRPr="13795DDE">
        <w:rPr>
          <w:rFonts w:ascii="Times New Roman" w:hAnsi="Times New Roman" w:cs="Times New Roman"/>
        </w:rPr>
        <w:t xml:space="preserve">, </w:t>
      </w:r>
      <w:r w:rsidR="031D60B0" w:rsidRPr="13795DDE">
        <w:rPr>
          <w:rFonts w:ascii="Times New Roman" w:hAnsi="Times New Roman" w:cs="Times New Roman"/>
        </w:rPr>
        <w:t>for example, reformatting dates to align with the International Organization for Standardization</w:t>
      </w:r>
      <w:r w:rsidR="797BE8D9" w:rsidRPr="13795DDE">
        <w:rPr>
          <w:rFonts w:ascii="Times New Roman" w:hAnsi="Times New Roman" w:cs="Times New Roman"/>
        </w:rPr>
        <w:t xml:space="preserve"> </w:t>
      </w:r>
      <w:r w:rsidR="031D60B0" w:rsidRPr="13795DDE">
        <w:rPr>
          <w:rFonts w:ascii="Times New Roman" w:hAnsi="Times New Roman" w:cs="Times New Roman"/>
        </w:rPr>
        <w:t xml:space="preserve">(ISO) 8601 format </w:t>
      </w:r>
      <w:r w:rsidR="652263BE" w:rsidRPr="13795DDE">
        <w:rPr>
          <w:rFonts w:ascii="Times New Roman" w:hAnsi="Times New Roman" w:cs="Times New Roman"/>
        </w:rPr>
        <w:t>[</w:t>
      </w:r>
      <w:r w:rsidR="1DD15096" w:rsidRPr="13795DDE">
        <w:rPr>
          <w:rFonts w:ascii="Times New Roman" w:hAnsi="Times New Roman" w:cs="Times New Roman"/>
        </w:rPr>
        <w:t>1</w:t>
      </w:r>
      <w:r w:rsidR="6E1F5F82" w:rsidRPr="13795DDE">
        <w:rPr>
          <w:rFonts w:ascii="Times New Roman" w:hAnsi="Times New Roman" w:cs="Times New Roman"/>
        </w:rPr>
        <w:t>7</w:t>
      </w:r>
      <w:r w:rsidR="6C2A8052" w:rsidRPr="13795DDE">
        <w:rPr>
          <w:rFonts w:ascii="Times New Roman" w:hAnsi="Times New Roman" w:cs="Times New Roman"/>
        </w:rPr>
        <w:t>] and</w:t>
      </w:r>
      <w:r w:rsidR="031D60B0" w:rsidRPr="13795DDE">
        <w:rPr>
          <w:rFonts w:ascii="Times New Roman" w:hAnsi="Times New Roman" w:cs="Times New Roman"/>
        </w:rPr>
        <w:t xml:space="preserve"> </w:t>
      </w:r>
      <w:r w:rsidR="00E17DD3" w:rsidRPr="13795DDE">
        <w:rPr>
          <w:rFonts w:ascii="Times New Roman" w:hAnsi="Times New Roman" w:cs="Times New Roman"/>
        </w:rPr>
        <w:t xml:space="preserve">transforming </w:t>
      </w:r>
      <w:r w:rsidR="031D60B0" w:rsidRPr="13795DDE">
        <w:rPr>
          <w:rFonts w:ascii="Times New Roman" w:hAnsi="Times New Roman" w:cs="Times New Roman"/>
        </w:rPr>
        <w:t>country names to ISO 3166 Country Codes</w:t>
      </w:r>
      <w:r w:rsidR="652263BE" w:rsidRPr="13795DDE">
        <w:rPr>
          <w:rFonts w:ascii="Times New Roman" w:hAnsi="Times New Roman" w:cs="Times New Roman"/>
        </w:rPr>
        <w:t xml:space="preserve"> [</w:t>
      </w:r>
      <w:r w:rsidR="09C77DAC" w:rsidRPr="13795DDE">
        <w:rPr>
          <w:rFonts w:ascii="Times New Roman" w:hAnsi="Times New Roman" w:cs="Times New Roman"/>
        </w:rPr>
        <w:t>1</w:t>
      </w:r>
      <w:r w:rsidR="2FC44E52" w:rsidRPr="13795DDE">
        <w:rPr>
          <w:rFonts w:ascii="Times New Roman" w:hAnsi="Times New Roman" w:cs="Times New Roman"/>
        </w:rPr>
        <w:t>8</w:t>
      </w:r>
      <w:r w:rsidR="652263BE" w:rsidRPr="13795DDE">
        <w:rPr>
          <w:rFonts w:ascii="Times New Roman" w:hAnsi="Times New Roman" w:cs="Times New Roman"/>
        </w:rPr>
        <w:t>]</w:t>
      </w:r>
      <w:r w:rsidR="031D60B0" w:rsidRPr="13795DDE">
        <w:rPr>
          <w:rFonts w:ascii="Times New Roman" w:hAnsi="Times New Roman" w:cs="Times New Roman"/>
        </w:rPr>
        <w:t xml:space="preserve">. </w:t>
      </w:r>
      <w:r w:rsidR="3C3318EA" w:rsidRPr="13795DDE">
        <w:rPr>
          <w:rFonts w:ascii="Times New Roman" w:hAnsi="Times New Roman" w:cs="Times New Roman"/>
        </w:rPr>
        <w:t xml:space="preserve">Implementation of </w:t>
      </w:r>
      <w:r w:rsidR="3A4CF040" w:rsidRPr="13795DDE">
        <w:rPr>
          <w:rFonts w:ascii="Times New Roman" w:hAnsi="Times New Roman" w:cs="Times New Roman"/>
        </w:rPr>
        <w:t>controlled terminology,</w:t>
      </w:r>
      <w:r w:rsidR="7D418C50" w:rsidRPr="13795DDE">
        <w:rPr>
          <w:rFonts w:ascii="Times New Roman" w:hAnsi="Times New Roman" w:cs="Times New Roman"/>
        </w:rPr>
        <w:t xml:space="preserve"> </w:t>
      </w:r>
      <w:r w:rsidR="62B136ED" w:rsidRPr="13795DDE">
        <w:rPr>
          <w:rFonts w:ascii="Times New Roman" w:hAnsi="Times New Roman" w:cs="Times New Roman"/>
        </w:rPr>
        <w:t>u</w:t>
      </w:r>
      <w:r w:rsidR="2D59FA20" w:rsidRPr="13795DDE">
        <w:rPr>
          <w:rFonts w:ascii="Times New Roman" w:hAnsi="Times New Roman" w:cs="Times New Roman"/>
        </w:rPr>
        <w:t xml:space="preserve">se of </w:t>
      </w:r>
      <w:bookmarkStart w:id="8" w:name="_Int_eZLJ6oQl"/>
      <w:r w:rsidR="2D59FA20" w:rsidRPr="13795DDE">
        <w:rPr>
          <w:rFonts w:ascii="Times New Roman" w:hAnsi="Times New Roman" w:cs="Times New Roman"/>
        </w:rPr>
        <w:t>sub</w:t>
      </w:r>
      <w:r w:rsidR="006B3CF3" w:rsidRPr="13795DDE">
        <w:rPr>
          <w:rFonts w:ascii="Times New Roman" w:hAnsi="Times New Roman" w:cs="Times New Roman"/>
        </w:rPr>
        <w:t>-</w:t>
      </w:r>
      <w:r w:rsidR="2D59FA20" w:rsidRPr="13795DDE">
        <w:rPr>
          <w:rFonts w:ascii="Times New Roman" w:hAnsi="Times New Roman" w:cs="Times New Roman"/>
        </w:rPr>
        <w:t>categorisation</w:t>
      </w:r>
      <w:bookmarkEnd w:id="8"/>
      <w:r w:rsidR="2D59FA20" w:rsidRPr="13795DDE">
        <w:rPr>
          <w:rFonts w:ascii="Times New Roman" w:hAnsi="Times New Roman" w:cs="Times New Roman"/>
        </w:rPr>
        <w:t xml:space="preserve">, and </w:t>
      </w:r>
      <w:r w:rsidR="7D418C50" w:rsidRPr="13795DDE">
        <w:rPr>
          <w:rFonts w:ascii="Times New Roman" w:hAnsi="Times New Roman" w:cs="Times New Roman"/>
        </w:rPr>
        <w:t xml:space="preserve">manual extraction of </w:t>
      </w:r>
      <w:r w:rsidR="256760B1" w:rsidRPr="13795DDE">
        <w:rPr>
          <w:rFonts w:ascii="Times New Roman" w:hAnsi="Times New Roman" w:cs="Times New Roman"/>
        </w:rPr>
        <w:t xml:space="preserve">relevant </w:t>
      </w:r>
      <w:r w:rsidR="00475256" w:rsidRPr="13795DDE">
        <w:rPr>
          <w:rFonts w:ascii="Times New Roman" w:hAnsi="Times New Roman" w:cs="Times New Roman"/>
        </w:rPr>
        <w:t xml:space="preserve">information </w:t>
      </w:r>
      <w:r w:rsidR="256760B1" w:rsidRPr="13795DDE">
        <w:rPr>
          <w:rFonts w:ascii="Times New Roman" w:hAnsi="Times New Roman" w:cs="Times New Roman"/>
        </w:rPr>
        <w:t>from free text entries</w:t>
      </w:r>
      <w:r w:rsidR="22D63FED" w:rsidRPr="13795DDE">
        <w:rPr>
          <w:rFonts w:ascii="Times New Roman" w:hAnsi="Times New Roman" w:cs="Times New Roman"/>
        </w:rPr>
        <w:t xml:space="preserve"> further enhanced data harmonisation.</w:t>
      </w:r>
      <w:r w:rsidR="664B6F0E" w:rsidRPr="13795DDE">
        <w:rPr>
          <w:rFonts w:ascii="Times New Roman" w:hAnsi="Times New Roman" w:cs="Times New Roman"/>
        </w:rPr>
        <w:t xml:space="preserve"> </w:t>
      </w:r>
    </w:p>
    <w:p w14:paraId="1A8EC6E9" w14:textId="0EDC5C89" w:rsidR="00316424" w:rsidRPr="00FB4519" w:rsidRDefault="00316424" w:rsidP="6B80945B">
      <w:pPr>
        <w:ind w:firstLine="0"/>
        <w:rPr>
          <w:rFonts w:ascii="Times New Roman" w:hAnsi="Times New Roman" w:cs="Times New Roman"/>
          <w:b/>
          <w:bCs/>
          <w:sz w:val="24"/>
          <w:szCs w:val="24"/>
        </w:rPr>
      </w:pPr>
      <w:r w:rsidRPr="25D893A2">
        <w:rPr>
          <w:rFonts w:ascii="Times New Roman" w:hAnsi="Times New Roman" w:cs="Times New Roman"/>
          <w:b/>
          <w:bCs/>
          <w:sz w:val="24"/>
          <w:szCs w:val="24"/>
        </w:rPr>
        <w:t>Disease burden</w:t>
      </w:r>
      <w:r w:rsidR="00AE7A56" w:rsidRPr="25D893A2">
        <w:rPr>
          <w:rFonts w:ascii="Times New Roman" w:hAnsi="Times New Roman" w:cs="Times New Roman"/>
          <w:b/>
          <w:bCs/>
          <w:sz w:val="24"/>
          <w:szCs w:val="24"/>
        </w:rPr>
        <w:t>, economic status, and region classification</w:t>
      </w:r>
    </w:p>
    <w:p w14:paraId="036BA224" w14:textId="5B48A1C6" w:rsidR="00FB4519" w:rsidRDefault="34D9D70C" w:rsidP="25D893A2">
      <w:pPr>
        <w:rPr>
          <w:rFonts w:ascii="Times New Roman" w:hAnsi="Times New Roman" w:cs="Times New Roman"/>
        </w:rPr>
      </w:pPr>
      <w:r w:rsidRPr="3ABCC0A8">
        <w:rPr>
          <w:rFonts w:ascii="Times New Roman" w:hAnsi="Times New Roman" w:cs="Times New Roman"/>
        </w:rPr>
        <w:t xml:space="preserve">Burden of </w:t>
      </w:r>
      <w:r w:rsidR="006B3CF3" w:rsidRPr="3ABCC0A8">
        <w:rPr>
          <w:rFonts w:ascii="Times New Roman" w:hAnsi="Times New Roman" w:cs="Times New Roman"/>
        </w:rPr>
        <w:t xml:space="preserve">each </w:t>
      </w:r>
      <w:r w:rsidRPr="3ABCC0A8">
        <w:rPr>
          <w:rFonts w:ascii="Times New Roman" w:hAnsi="Times New Roman" w:cs="Times New Roman"/>
        </w:rPr>
        <w:t xml:space="preserve">disease was represented by the </w:t>
      </w:r>
      <w:r w:rsidR="2F32BBAA" w:rsidRPr="3ABCC0A8">
        <w:rPr>
          <w:rFonts w:ascii="Times New Roman" w:hAnsi="Times New Roman" w:cs="Times New Roman"/>
        </w:rPr>
        <w:t>mean annual Disability-Adjusted Life Years (DALYs)</w:t>
      </w:r>
      <w:r w:rsidR="2BC67188" w:rsidRPr="3ABCC0A8">
        <w:rPr>
          <w:rFonts w:ascii="Times New Roman" w:hAnsi="Times New Roman" w:cs="Times New Roman"/>
        </w:rPr>
        <w:t xml:space="preserve"> attributed to</w:t>
      </w:r>
      <w:r w:rsidRPr="3ABCC0A8">
        <w:rPr>
          <w:rFonts w:ascii="Times New Roman" w:hAnsi="Times New Roman" w:cs="Times New Roman"/>
        </w:rPr>
        <w:t xml:space="preserve"> the disease per one million population</w:t>
      </w:r>
      <w:r w:rsidR="006B04A3">
        <w:rPr>
          <w:rFonts w:ascii="Times New Roman" w:hAnsi="Times New Roman" w:cs="Times New Roman"/>
        </w:rPr>
        <w:t>, summarised at country level</w:t>
      </w:r>
      <w:r w:rsidR="4B7CFE5E" w:rsidRPr="3ABCC0A8">
        <w:rPr>
          <w:rFonts w:ascii="Times New Roman" w:hAnsi="Times New Roman" w:cs="Times New Roman"/>
        </w:rPr>
        <w:t>,</w:t>
      </w:r>
      <w:r w:rsidRPr="3ABCC0A8">
        <w:rPr>
          <w:rFonts w:ascii="Times New Roman" w:hAnsi="Times New Roman" w:cs="Times New Roman"/>
        </w:rPr>
        <w:t xml:space="preserve"> taken from Institute for Health Metrics and Evaluation (IHME)</w:t>
      </w:r>
      <w:r w:rsidR="00475256" w:rsidRPr="3ABCC0A8">
        <w:rPr>
          <w:rFonts w:ascii="Times New Roman" w:hAnsi="Times New Roman" w:cs="Times New Roman"/>
        </w:rPr>
        <w:t xml:space="preserve"> estimates</w:t>
      </w:r>
      <w:r w:rsidRPr="3ABCC0A8">
        <w:rPr>
          <w:rFonts w:ascii="Times New Roman" w:hAnsi="Times New Roman" w:cs="Times New Roman"/>
        </w:rPr>
        <w:t xml:space="preserve"> [</w:t>
      </w:r>
      <w:r w:rsidR="3AE92A88" w:rsidRPr="3ABCC0A8">
        <w:rPr>
          <w:rFonts w:ascii="Times New Roman" w:hAnsi="Times New Roman" w:cs="Times New Roman"/>
        </w:rPr>
        <w:t>1</w:t>
      </w:r>
      <w:r w:rsidR="6C4A69B7" w:rsidRPr="3ABCC0A8">
        <w:rPr>
          <w:rFonts w:ascii="Times New Roman" w:hAnsi="Times New Roman" w:cs="Times New Roman"/>
        </w:rPr>
        <w:t>9</w:t>
      </w:r>
      <w:r w:rsidRPr="3ABCC0A8">
        <w:rPr>
          <w:rFonts w:ascii="Times New Roman" w:hAnsi="Times New Roman" w:cs="Times New Roman"/>
        </w:rPr>
        <w:t>] on 18 June 2025.</w:t>
      </w:r>
      <w:r w:rsidR="1240025C" w:rsidRPr="3ABCC0A8">
        <w:rPr>
          <w:rFonts w:ascii="Times New Roman" w:hAnsi="Times New Roman" w:cs="Times New Roman"/>
        </w:rPr>
        <w:t xml:space="preserve"> Estimates</w:t>
      </w:r>
      <w:r w:rsidR="2C51B18E" w:rsidRPr="3ABCC0A8">
        <w:rPr>
          <w:rFonts w:ascii="Times New Roman" w:hAnsi="Times New Roman" w:cs="Times New Roman"/>
        </w:rPr>
        <w:t xml:space="preserve"> </w:t>
      </w:r>
      <w:r w:rsidR="00475256" w:rsidRPr="3ABCC0A8">
        <w:rPr>
          <w:rFonts w:ascii="Times New Roman" w:hAnsi="Times New Roman" w:cs="Times New Roman"/>
        </w:rPr>
        <w:t xml:space="preserve">for </w:t>
      </w:r>
      <w:r w:rsidR="53013D63" w:rsidRPr="3ABCC0A8">
        <w:rPr>
          <w:rFonts w:ascii="Times New Roman" w:hAnsi="Times New Roman" w:cs="Times New Roman"/>
        </w:rPr>
        <w:t xml:space="preserve">2021 </w:t>
      </w:r>
      <w:r w:rsidR="2C51B18E" w:rsidRPr="3ABCC0A8">
        <w:rPr>
          <w:rFonts w:ascii="Times New Roman" w:hAnsi="Times New Roman" w:cs="Times New Roman"/>
        </w:rPr>
        <w:t>were the most recent data for all four diseases</w:t>
      </w:r>
      <w:r w:rsidR="0C2B2DCE" w:rsidRPr="3ABCC0A8">
        <w:rPr>
          <w:rFonts w:ascii="Times New Roman" w:hAnsi="Times New Roman" w:cs="Times New Roman"/>
        </w:rPr>
        <w:t xml:space="preserve"> at </w:t>
      </w:r>
      <w:r w:rsidR="24B83A1F" w:rsidRPr="3ABCC0A8">
        <w:rPr>
          <w:rFonts w:ascii="Times New Roman" w:hAnsi="Times New Roman" w:cs="Times New Roman"/>
        </w:rPr>
        <w:t xml:space="preserve">the </w:t>
      </w:r>
      <w:r w:rsidR="0C2B2DCE" w:rsidRPr="3ABCC0A8">
        <w:rPr>
          <w:rFonts w:ascii="Times New Roman" w:hAnsi="Times New Roman" w:cs="Times New Roman"/>
        </w:rPr>
        <w:t xml:space="preserve">time of </w:t>
      </w:r>
      <w:r w:rsidR="00475256" w:rsidRPr="3ABCC0A8">
        <w:rPr>
          <w:rFonts w:ascii="Times New Roman" w:hAnsi="Times New Roman" w:cs="Times New Roman"/>
        </w:rPr>
        <w:t>extraction</w:t>
      </w:r>
      <w:r w:rsidR="2C51B18E" w:rsidRPr="3ABCC0A8">
        <w:rPr>
          <w:rFonts w:ascii="Times New Roman" w:hAnsi="Times New Roman" w:cs="Times New Roman"/>
        </w:rPr>
        <w:t>. IHME used the term ‘intestinal nematode infections’ as opposed to soil-transmitted helminthiases</w:t>
      </w:r>
      <w:r w:rsidR="00475256" w:rsidRPr="3ABCC0A8">
        <w:rPr>
          <w:rFonts w:ascii="Times New Roman" w:hAnsi="Times New Roman" w:cs="Times New Roman"/>
        </w:rPr>
        <w:t>;</w:t>
      </w:r>
      <w:r w:rsidR="61E33203" w:rsidRPr="3ABCC0A8">
        <w:rPr>
          <w:rFonts w:ascii="Times New Roman" w:hAnsi="Times New Roman" w:cs="Times New Roman"/>
        </w:rPr>
        <w:t xml:space="preserve"> these terms have been considered synonymous.</w:t>
      </w:r>
    </w:p>
    <w:p w14:paraId="45BFBDDA" w14:textId="3436C761" w:rsidR="00FB4519" w:rsidRDefault="2C51B18E" w:rsidP="00F338AF">
      <w:pPr>
        <w:rPr>
          <w:rFonts w:ascii="Times New Roman" w:hAnsi="Times New Roman" w:cs="Times New Roman"/>
        </w:rPr>
      </w:pPr>
      <w:r w:rsidRPr="21A048A5">
        <w:rPr>
          <w:rFonts w:ascii="Times New Roman" w:hAnsi="Times New Roman" w:cs="Times New Roman"/>
        </w:rPr>
        <w:t xml:space="preserve">Population </w:t>
      </w:r>
      <w:r w:rsidR="0098701F" w:rsidRPr="21A048A5">
        <w:rPr>
          <w:rFonts w:ascii="Times New Roman" w:hAnsi="Times New Roman" w:cs="Times New Roman"/>
        </w:rPr>
        <w:t xml:space="preserve">size </w:t>
      </w:r>
      <w:r w:rsidRPr="21A048A5">
        <w:rPr>
          <w:rFonts w:ascii="Times New Roman" w:hAnsi="Times New Roman" w:cs="Times New Roman"/>
        </w:rPr>
        <w:t xml:space="preserve">data </w:t>
      </w:r>
      <w:r w:rsidR="006B04A3">
        <w:rPr>
          <w:rFonts w:ascii="Times New Roman" w:hAnsi="Times New Roman" w:cs="Times New Roman"/>
        </w:rPr>
        <w:t xml:space="preserve">for each country </w:t>
      </w:r>
      <w:r w:rsidR="006B3CF3" w:rsidRPr="21A048A5">
        <w:rPr>
          <w:rFonts w:ascii="Times New Roman" w:hAnsi="Times New Roman" w:cs="Times New Roman"/>
        </w:rPr>
        <w:t xml:space="preserve">were </w:t>
      </w:r>
      <w:r w:rsidRPr="21A048A5">
        <w:rPr>
          <w:rFonts w:ascii="Times New Roman" w:hAnsi="Times New Roman" w:cs="Times New Roman"/>
        </w:rPr>
        <w:t>obtained from the World Bank [</w:t>
      </w:r>
      <w:r w:rsidR="6C08161B" w:rsidRPr="21A048A5">
        <w:rPr>
          <w:rFonts w:ascii="Times New Roman" w:hAnsi="Times New Roman" w:cs="Times New Roman"/>
        </w:rPr>
        <w:t>20</w:t>
      </w:r>
      <w:r w:rsidRPr="21A048A5">
        <w:rPr>
          <w:rFonts w:ascii="Times New Roman" w:hAnsi="Times New Roman" w:cs="Times New Roman"/>
        </w:rPr>
        <w:t xml:space="preserve">] on 14 November </w:t>
      </w:r>
      <w:r w:rsidR="78BFF92A" w:rsidRPr="21A048A5">
        <w:rPr>
          <w:rFonts w:ascii="Times New Roman" w:hAnsi="Times New Roman" w:cs="Times New Roman"/>
        </w:rPr>
        <w:t>2024</w:t>
      </w:r>
      <w:r w:rsidR="006B3CF3" w:rsidRPr="21A048A5">
        <w:rPr>
          <w:rFonts w:ascii="Times New Roman" w:hAnsi="Times New Roman" w:cs="Times New Roman"/>
        </w:rPr>
        <w:t xml:space="preserve">. </w:t>
      </w:r>
      <w:r w:rsidR="00475256" w:rsidRPr="21A048A5">
        <w:rPr>
          <w:rFonts w:ascii="Times New Roman" w:hAnsi="Times New Roman" w:cs="Times New Roman"/>
        </w:rPr>
        <w:t>We used d</w:t>
      </w:r>
      <w:r w:rsidR="1811CE73" w:rsidRPr="21A048A5">
        <w:rPr>
          <w:rFonts w:ascii="Times New Roman" w:hAnsi="Times New Roman" w:cs="Times New Roman"/>
        </w:rPr>
        <w:t xml:space="preserve">ata </w:t>
      </w:r>
      <w:r w:rsidR="28875B6E" w:rsidRPr="21A048A5">
        <w:rPr>
          <w:rFonts w:ascii="Times New Roman" w:hAnsi="Times New Roman" w:cs="Times New Roman"/>
        </w:rPr>
        <w:t>from 2023</w:t>
      </w:r>
      <w:r w:rsidR="00475256" w:rsidRPr="21A048A5">
        <w:rPr>
          <w:rFonts w:ascii="Times New Roman" w:hAnsi="Times New Roman" w:cs="Times New Roman"/>
        </w:rPr>
        <w:t>,</w:t>
      </w:r>
      <w:r w:rsidR="28875B6E" w:rsidRPr="21A048A5">
        <w:rPr>
          <w:rFonts w:ascii="Times New Roman" w:hAnsi="Times New Roman" w:cs="Times New Roman"/>
        </w:rPr>
        <w:t xml:space="preserve"> </w:t>
      </w:r>
      <w:r w:rsidRPr="21A048A5">
        <w:rPr>
          <w:rFonts w:ascii="Times New Roman" w:hAnsi="Times New Roman" w:cs="Times New Roman"/>
        </w:rPr>
        <w:t>the most recent</w:t>
      </w:r>
      <w:r w:rsidR="5DF0F7FC" w:rsidRPr="21A048A5">
        <w:rPr>
          <w:rFonts w:ascii="Times New Roman" w:hAnsi="Times New Roman" w:cs="Times New Roman"/>
        </w:rPr>
        <w:t xml:space="preserve"> </w:t>
      </w:r>
      <w:r w:rsidR="00475256" w:rsidRPr="21A048A5">
        <w:rPr>
          <w:rFonts w:ascii="Times New Roman" w:hAnsi="Times New Roman" w:cs="Times New Roman"/>
        </w:rPr>
        <w:t xml:space="preserve">available </w:t>
      </w:r>
      <w:r w:rsidR="5DF0F7FC" w:rsidRPr="21A048A5">
        <w:rPr>
          <w:rFonts w:ascii="Times New Roman" w:hAnsi="Times New Roman" w:cs="Times New Roman"/>
        </w:rPr>
        <w:t xml:space="preserve">at </w:t>
      </w:r>
      <w:r w:rsidR="402E14C1" w:rsidRPr="21A048A5">
        <w:rPr>
          <w:rFonts w:ascii="Times New Roman" w:hAnsi="Times New Roman" w:cs="Times New Roman"/>
        </w:rPr>
        <w:t xml:space="preserve">the </w:t>
      </w:r>
      <w:r w:rsidR="5DF0F7FC" w:rsidRPr="21A048A5">
        <w:rPr>
          <w:rFonts w:ascii="Times New Roman" w:hAnsi="Times New Roman" w:cs="Times New Roman"/>
        </w:rPr>
        <w:t xml:space="preserve">time of </w:t>
      </w:r>
      <w:r w:rsidR="00475256" w:rsidRPr="21A048A5">
        <w:rPr>
          <w:rFonts w:ascii="Times New Roman" w:hAnsi="Times New Roman" w:cs="Times New Roman"/>
        </w:rPr>
        <w:t>extraction</w:t>
      </w:r>
      <w:r w:rsidRPr="21A048A5">
        <w:rPr>
          <w:rFonts w:ascii="Times New Roman" w:hAnsi="Times New Roman" w:cs="Times New Roman"/>
        </w:rPr>
        <w:t>. Income group classification</w:t>
      </w:r>
      <w:r w:rsidR="13698B56" w:rsidRPr="21A048A5">
        <w:rPr>
          <w:rFonts w:ascii="Times New Roman" w:hAnsi="Times New Roman" w:cs="Times New Roman"/>
        </w:rPr>
        <w:t xml:space="preserve"> </w:t>
      </w:r>
      <w:r w:rsidR="006B04A3">
        <w:rPr>
          <w:rFonts w:ascii="Times New Roman" w:hAnsi="Times New Roman" w:cs="Times New Roman"/>
        </w:rPr>
        <w:t xml:space="preserve">for each country </w:t>
      </w:r>
      <w:r w:rsidR="13698B56" w:rsidRPr="21A048A5">
        <w:rPr>
          <w:rFonts w:ascii="Times New Roman" w:hAnsi="Times New Roman" w:cs="Times New Roman"/>
        </w:rPr>
        <w:t>was</w:t>
      </w:r>
      <w:r w:rsidRPr="21A048A5">
        <w:rPr>
          <w:rFonts w:ascii="Times New Roman" w:hAnsi="Times New Roman" w:cs="Times New Roman"/>
        </w:rPr>
        <w:t xml:space="preserve"> </w:t>
      </w:r>
      <w:r w:rsidR="0DC0F7DD" w:rsidRPr="21A048A5">
        <w:rPr>
          <w:rFonts w:ascii="Times New Roman" w:hAnsi="Times New Roman" w:cs="Times New Roman"/>
        </w:rPr>
        <w:t>taken from</w:t>
      </w:r>
      <w:r w:rsidRPr="21A048A5">
        <w:rPr>
          <w:rFonts w:ascii="Times New Roman" w:hAnsi="Times New Roman" w:cs="Times New Roman"/>
        </w:rPr>
        <w:t xml:space="preserve"> the World Bank [</w:t>
      </w:r>
      <w:r w:rsidR="71333B8B" w:rsidRPr="21A048A5">
        <w:rPr>
          <w:rFonts w:ascii="Times New Roman" w:hAnsi="Times New Roman" w:cs="Times New Roman"/>
        </w:rPr>
        <w:t>2</w:t>
      </w:r>
      <w:r w:rsidR="37FFB21D" w:rsidRPr="21A048A5">
        <w:rPr>
          <w:rFonts w:ascii="Times New Roman" w:hAnsi="Times New Roman" w:cs="Times New Roman"/>
        </w:rPr>
        <w:t>1</w:t>
      </w:r>
      <w:r w:rsidR="65E075CC" w:rsidRPr="21A048A5">
        <w:rPr>
          <w:rFonts w:ascii="Times New Roman" w:hAnsi="Times New Roman" w:cs="Times New Roman"/>
        </w:rPr>
        <w:t>]</w:t>
      </w:r>
      <w:r w:rsidR="006B04A3">
        <w:rPr>
          <w:rFonts w:ascii="Times New Roman" w:hAnsi="Times New Roman" w:cs="Times New Roman"/>
        </w:rPr>
        <w:t>,</w:t>
      </w:r>
      <w:r w:rsidRPr="21A048A5">
        <w:rPr>
          <w:rFonts w:ascii="Times New Roman" w:hAnsi="Times New Roman" w:cs="Times New Roman"/>
        </w:rPr>
        <w:t xml:space="preserve"> via the </w:t>
      </w:r>
      <w:bookmarkStart w:id="9" w:name="_Int_5JIn4ZtJ"/>
      <w:proofErr w:type="spellStart"/>
      <w:r w:rsidRPr="21A048A5">
        <w:rPr>
          <w:rFonts w:ascii="Times New Roman" w:hAnsi="Times New Roman" w:cs="Times New Roman"/>
        </w:rPr>
        <w:t>worlddatr</w:t>
      </w:r>
      <w:bookmarkEnd w:id="9"/>
      <w:proofErr w:type="spellEnd"/>
      <w:r w:rsidRPr="21A048A5">
        <w:rPr>
          <w:rFonts w:ascii="Times New Roman" w:hAnsi="Times New Roman" w:cs="Times New Roman"/>
        </w:rPr>
        <w:t xml:space="preserve"> R package [</w:t>
      </w:r>
      <w:r w:rsidR="49615E9D" w:rsidRPr="21A048A5">
        <w:rPr>
          <w:rFonts w:ascii="Times New Roman" w:hAnsi="Times New Roman" w:cs="Times New Roman"/>
        </w:rPr>
        <w:t>2</w:t>
      </w:r>
      <w:r w:rsidR="5CA4DC7E" w:rsidRPr="21A048A5">
        <w:rPr>
          <w:rFonts w:ascii="Times New Roman" w:hAnsi="Times New Roman" w:cs="Times New Roman"/>
        </w:rPr>
        <w:t>2</w:t>
      </w:r>
      <w:r w:rsidRPr="21A048A5">
        <w:rPr>
          <w:rFonts w:ascii="Times New Roman" w:hAnsi="Times New Roman" w:cs="Times New Roman"/>
        </w:rPr>
        <w:t>]</w:t>
      </w:r>
      <w:r w:rsidR="1A091A67" w:rsidRPr="21A048A5">
        <w:rPr>
          <w:rFonts w:ascii="Times New Roman" w:hAnsi="Times New Roman" w:cs="Times New Roman"/>
        </w:rPr>
        <w:t>,</w:t>
      </w:r>
      <w:r w:rsidRPr="21A048A5">
        <w:rPr>
          <w:rFonts w:ascii="Times New Roman" w:hAnsi="Times New Roman" w:cs="Times New Roman"/>
        </w:rPr>
        <w:t xml:space="preserve"> </w:t>
      </w:r>
      <w:r w:rsidR="006B04A3">
        <w:rPr>
          <w:rFonts w:ascii="Times New Roman" w:hAnsi="Times New Roman" w:cs="Times New Roman"/>
        </w:rPr>
        <w:t xml:space="preserve">and </w:t>
      </w:r>
      <w:r w:rsidR="002F6424" w:rsidRPr="21A048A5">
        <w:rPr>
          <w:rFonts w:ascii="Times New Roman" w:hAnsi="Times New Roman" w:cs="Times New Roman"/>
        </w:rPr>
        <w:t xml:space="preserve">was </w:t>
      </w:r>
      <w:r w:rsidRPr="21A048A5">
        <w:rPr>
          <w:rFonts w:ascii="Times New Roman" w:hAnsi="Times New Roman" w:cs="Times New Roman"/>
        </w:rPr>
        <w:t xml:space="preserve">accessed on </w:t>
      </w:r>
      <w:r w:rsidR="671A0830" w:rsidRPr="21A048A5">
        <w:rPr>
          <w:rFonts w:ascii="Times New Roman" w:hAnsi="Times New Roman" w:cs="Times New Roman"/>
        </w:rPr>
        <w:t>23 September 2025</w:t>
      </w:r>
      <w:r w:rsidRPr="21A048A5">
        <w:rPr>
          <w:rFonts w:ascii="Times New Roman" w:hAnsi="Times New Roman" w:cs="Times New Roman"/>
        </w:rPr>
        <w:t xml:space="preserve">. </w:t>
      </w:r>
      <w:r w:rsidR="00F338AF" w:rsidRPr="21A048A5">
        <w:rPr>
          <w:rFonts w:ascii="Times New Roman" w:hAnsi="Times New Roman" w:cs="Times New Roman"/>
        </w:rPr>
        <w:t xml:space="preserve">The Bolivarian Republic of </w:t>
      </w:r>
      <w:r w:rsidRPr="21A048A5">
        <w:rPr>
          <w:rFonts w:ascii="Times New Roman" w:hAnsi="Times New Roman" w:cs="Times New Roman"/>
        </w:rPr>
        <w:t>Venezuela did not have an income group classification due to the unavailability of data</w:t>
      </w:r>
      <w:r w:rsidR="17771838" w:rsidRPr="21A048A5">
        <w:rPr>
          <w:rFonts w:ascii="Times New Roman" w:hAnsi="Times New Roman" w:cs="Times New Roman"/>
        </w:rPr>
        <w:t xml:space="preserve">, and Ethiopia was placed in temporary </w:t>
      </w:r>
      <w:r w:rsidR="006B3CF3" w:rsidRPr="21A048A5">
        <w:rPr>
          <w:rFonts w:ascii="Times New Roman" w:hAnsi="Times New Roman" w:cs="Times New Roman"/>
        </w:rPr>
        <w:t xml:space="preserve">unclassified </w:t>
      </w:r>
      <w:r w:rsidR="2F441D18" w:rsidRPr="21A048A5">
        <w:rPr>
          <w:rFonts w:ascii="Times New Roman" w:hAnsi="Times New Roman" w:cs="Times New Roman"/>
        </w:rPr>
        <w:t>status for</w:t>
      </w:r>
      <w:r w:rsidR="426C384E" w:rsidRPr="21A048A5">
        <w:rPr>
          <w:rFonts w:ascii="Times New Roman" w:hAnsi="Times New Roman" w:cs="Times New Roman"/>
        </w:rPr>
        <w:t xml:space="preserve"> the</w:t>
      </w:r>
      <w:r w:rsidR="2F441D18" w:rsidRPr="21A048A5">
        <w:rPr>
          <w:rFonts w:ascii="Times New Roman" w:hAnsi="Times New Roman" w:cs="Times New Roman"/>
        </w:rPr>
        <w:t xml:space="preserve"> financial year 2026</w:t>
      </w:r>
      <w:r w:rsidR="62027932" w:rsidRPr="21A048A5">
        <w:rPr>
          <w:rFonts w:ascii="Times New Roman" w:hAnsi="Times New Roman" w:cs="Times New Roman"/>
        </w:rPr>
        <w:t>.</w:t>
      </w:r>
      <w:r w:rsidR="1E7E2592" w:rsidRPr="21A048A5">
        <w:rPr>
          <w:rFonts w:ascii="Times New Roman" w:hAnsi="Times New Roman" w:cs="Times New Roman"/>
        </w:rPr>
        <w:t xml:space="preserve"> </w:t>
      </w:r>
      <w:r w:rsidR="6097CBC3" w:rsidRPr="21A048A5">
        <w:rPr>
          <w:rFonts w:ascii="Times New Roman" w:hAnsi="Times New Roman" w:cs="Times New Roman"/>
        </w:rPr>
        <w:t>H</w:t>
      </w:r>
      <w:r w:rsidR="2F441D18" w:rsidRPr="21A048A5">
        <w:rPr>
          <w:rFonts w:ascii="Times New Roman" w:hAnsi="Times New Roman" w:cs="Times New Roman"/>
        </w:rPr>
        <w:t xml:space="preserve">owever, since </w:t>
      </w:r>
      <w:r w:rsidR="2BBA28D7" w:rsidRPr="21A048A5">
        <w:rPr>
          <w:rFonts w:ascii="Times New Roman" w:hAnsi="Times New Roman" w:cs="Times New Roman"/>
        </w:rPr>
        <w:t xml:space="preserve">the </w:t>
      </w:r>
      <w:r w:rsidR="2E36E544" w:rsidRPr="21A048A5">
        <w:rPr>
          <w:rFonts w:ascii="Times New Roman" w:hAnsi="Times New Roman" w:cs="Times New Roman"/>
        </w:rPr>
        <w:t xml:space="preserve">temporary status </w:t>
      </w:r>
      <w:r w:rsidR="2F441D18" w:rsidRPr="21A048A5">
        <w:rPr>
          <w:rFonts w:ascii="Times New Roman" w:hAnsi="Times New Roman" w:cs="Times New Roman"/>
        </w:rPr>
        <w:t>w</w:t>
      </w:r>
      <w:r w:rsidR="42934B60" w:rsidRPr="21A048A5">
        <w:rPr>
          <w:rFonts w:ascii="Times New Roman" w:hAnsi="Times New Roman" w:cs="Times New Roman"/>
        </w:rPr>
        <w:t xml:space="preserve">as implemented after </w:t>
      </w:r>
      <w:r w:rsidR="006B3CF3" w:rsidRPr="21A048A5">
        <w:rPr>
          <w:rFonts w:ascii="Times New Roman" w:hAnsi="Times New Roman" w:cs="Times New Roman"/>
        </w:rPr>
        <w:t xml:space="preserve">our </w:t>
      </w:r>
      <w:r w:rsidR="42934B60" w:rsidRPr="21A048A5">
        <w:rPr>
          <w:rFonts w:ascii="Times New Roman" w:hAnsi="Times New Roman" w:cs="Times New Roman"/>
        </w:rPr>
        <w:t xml:space="preserve">analysis </w:t>
      </w:r>
      <w:r w:rsidR="2EFE05D9" w:rsidRPr="21A048A5">
        <w:rPr>
          <w:rFonts w:ascii="Times New Roman" w:hAnsi="Times New Roman" w:cs="Times New Roman"/>
        </w:rPr>
        <w:t>beg</w:t>
      </w:r>
      <w:r w:rsidR="00F338AF" w:rsidRPr="21A048A5">
        <w:rPr>
          <w:rFonts w:ascii="Times New Roman" w:hAnsi="Times New Roman" w:cs="Times New Roman"/>
        </w:rPr>
        <w:t>a</w:t>
      </w:r>
      <w:r w:rsidR="2EFE05D9" w:rsidRPr="21A048A5">
        <w:rPr>
          <w:rFonts w:ascii="Times New Roman" w:hAnsi="Times New Roman" w:cs="Times New Roman"/>
        </w:rPr>
        <w:t>n</w:t>
      </w:r>
      <w:r w:rsidR="42934B60" w:rsidRPr="21A048A5">
        <w:rPr>
          <w:rFonts w:ascii="Times New Roman" w:hAnsi="Times New Roman" w:cs="Times New Roman"/>
        </w:rPr>
        <w:t xml:space="preserve">, Ethiopia </w:t>
      </w:r>
      <w:r w:rsidR="006B3CF3" w:rsidRPr="21A048A5">
        <w:rPr>
          <w:rFonts w:ascii="Times New Roman" w:hAnsi="Times New Roman" w:cs="Times New Roman"/>
        </w:rPr>
        <w:t>was</w:t>
      </w:r>
      <w:r w:rsidR="630628C8" w:rsidRPr="21A048A5">
        <w:rPr>
          <w:rFonts w:ascii="Times New Roman" w:hAnsi="Times New Roman" w:cs="Times New Roman"/>
        </w:rPr>
        <w:t xml:space="preserve"> classed </w:t>
      </w:r>
      <w:r w:rsidR="42934B60" w:rsidRPr="21A048A5">
        <w:rPr>
          <w:rFonts w:ascii="Times New Roman" w:hAnsi="Times New Roman" w:cs="Times New Roman"/>
        </w:rPr>
        <w:t xml:space="preserve">as a </w:t>
      </w:r>
      <w:r w:rsidR="50CCC8FF" w:rsidRPr="21A048A5">
        <w:rPr>
          <w:rFonts w:ascii="Times New Roman" w:hAnsi="Times New Roman" w:cs="Times New Roman"/>
        </w:rPr>
        <w:t>low-income</w:t>
      </w:r>
      <w:r w:rsidR="42934B60" w:rsidRPr="21A048A5">
        <w:rPr>
          <w:rFonts w:ascii="Times New Roman" w:hAnsi="Times New Roman" w:cs="Times New Roman"/>
        </w:rPr>
        <w:t xml:space="preserve"> country</w:t>
      </w:r>
      <w:r w:rsidR="006B3CF3" w:rsidRPr="21A048A5">
        <w:rPr>
          <w:rFonts w:ascii="Times New Roman" w:hAnsi="Times New Roman" w:cs="Times New Roman"/>
        </w:rPr>
        <w:t xml:space="preserve"> for </w:t>
      </w:r>
      <w:r w:rsidR="4F153D9C" w:rsidRPr="21A048A5">
        <w:rPr>
          <w:rFonts w:ascii="Times New Roman" w:hAnsi="Times New Roman" w:cs="Times New Roman"/>
        </w:rPr>
        <w:t>this analy</w:t>
      </w:r>
      <w:r w:rsidR="006B3CF3" w:rsidRPr="21A048A5">
        <w:rPr>
          <w:rFonts w:ascii="Times New Roman" w:hAnsi="Times New Roman" w:cs="Times New Roman"/>
        </w:rPr>
        <w:t>s</w:t>
      </w:r>
      <w:r w:rsidR="524295BF" w:rsidRPr="21A048A5">
        <w:rPr>
          <w:rFonts w:ascii="Times New Roman" w:hAnsi="Times New Roman" w:cs="Times New Roman"/>
        </w:rPr>
        <w:t>is</w:t>
      </w:r>
      <w:r w:rsidRPr="21A048A5">
        <w:rPr>
          <w:rFonts w:ascii="Times New Roman" w:hAnsi="Times New Roman" w:cs="Times New Roman"/>
        </w:rPr>
        <w:t>.</w:t>
      </w:r>
      <w:r w:rsidR="787695C3" w:rsidRPr="21A048A5">
        <w:rPr>
          <w:rFonts w:ascii="Times New Roman" w:hAnsi="Times New Roman" w:cs="Times New Roman"/>
        </w:rPr>
        <w:t xml:space="preserve"> </w:t>
      </w:r>
      <w:r w:rsidR="4BE3A8D3" w:rsidRPr="21A048A5">
        <w:rPr>
          <w:rFonts w:ascii="Times New Roman" w:hAnsi="Times New Roman" w:cs="Times New Roman"/>
        </w:rPr>
        <w:t xml:space="preserve">WHO regions </w:t>
      </w:r>
      <w:r w:rsidR="4412A57B" w:rsidRPr="21A048A5">
        <w:rPr>
          <w:rFonts w:ascii="Times New Roman" w:hAnsi="Times New Roman" w:cs="Times New Roman"/>
        </w:rPr>
        <w:t>were</w:t>
      </w:r>
      <w:r w:rsidR="4BE3A8D3" w:rsidRPr="21A048A5">
        <w:rPr>
          <w:rFonts w:ascii="Times New Roman" w:hAnsi="Times New Roman" w:cs="Times New Roman"/>
        </w:rPr>
        <w:t xml:space="preserve"> used to group countries [</w:t>
      </w:r>
      <w:r w:rsidR="669A98CD" w:rsidRPr="21A048A5">
        <w:rPr>
          <w:rFonts w:ascii="Times New Roman" w:hAnsi="Times New Roman" w:cs="Times New Roman"/>
        </w:rPr>
        <w:t>2</w:t>
      </w:r>
      <w:r w:rsidR="2CC1E91A" w:rsidRPr="21A048A5">
        <w:rPr>
          <w:rFonts w:ascii="Times New Roman" w:hAnsi="Times New Roman" w:cs="Times New Roman"/>
        </w:rPr>
        <w:t>3</w:t>
      </w:r>
      <w:r w:rsidR="2204E93A" w:rsidRPr="21A048A5">
        <w:rPr>
          <w:rFonts w:ascii="Times New Roman" w:hAnsi="Times New Roman" w:cs="Times New Roman"/>
        </w:rPr>
        <w:t>]</w:t>
      </w:r>
      <w:r w:rsidR="4BE3A8D3" w:rsidRPr="21A048A5">
        <w:rPr>
          <w:rFonts w:ascii="Times New Roman" w:hAnsi="Times New Roman" w:cs="Times New Roman"/>
        </w:rPr>
        <w:t xml:space="preserve">, while intermediate regions (i.e. Western Africa) and subregions (i.e. Sub-Saharan Africa) </w:t>
      </w:r>
      <w:r w:rsidR="73B268A1" w:rsidRPr="21A048A5">
        <w:rPr>
          <w:rFonts w:ascii="Times New Roman" w:hAnsi="Times New Roman" w:cs="Times New Roman"/>
        </w:rPr>
        <w:t xml:space="preserve">were </w:t>
      </w:r>
      <w:r w:rsidR="4BE3A8D3" w:rsidRPr="21A048A5">
        <w:rPr>
          <w:rFonts w:ascii="Times New Roman" w:hAnsi="Times New Roman" w:cs="Times New Roman"/>
        </w:rPr>
        <w:t xml:space="preserve">defined by UN </w:t>
      </w:r>
      <w:proofErr w:type="spellStart"/>
      <w:r w:rsidR="4BE3A8D3" w:rsidRPr="21A048A5">
        <w:rPr>
          <w:rFonts w:ascii="Times New Roman" w:hAnsi="Times New Roman" w:cs="Times New Roman"/>
        </w:rPr>
        <w:t>Geoscheme</w:t>
      </w:r>
      <w:proofErr w:type="spellEnd"/>
      <w:r w:rsidR="4BE3A8D3" w:rsidRPr="21A048A5">
        <w:rPr>
          <w:rFonts w:ascii="Times New Roman" w:hAnsi="Times New Roman" w:cs="Times New Roman"/>
        </w:rPr>
        <w:t xml:space="preserve"> </w:t>
      </w:r>
      <w:r w:rsidR="5683BE54" w:rsidRPr="21A048A5">
        <w:rPr>
          <w:rFonts w:ascii="Times New Roman" w:hAnsi="Times New Roman" w:cs="Times New Roman"/>
        </w:rPr>
        <w:t>[</w:t>
      </w:r>
      <w:r w:rsidR="29749AE6" w:rsidRPr="21A048A5">
        <w:rPr>
          <w:rFonts w:ascii="Times New Roman" w:hAnsi="Times New Roman" w:cs="Times New Roman"/>
        </w:rPr>
        <w:t>2</w:t>
      </w:r>
      <w:r w:rsidR="6B96905B" w:rsidRPr="21A048A5">
        <w:rPr>
          <w:rFonts w:ascii="Times New Roman" w:hAnsi="Times New Roman" w:cs="Times New Roman"/>
        </w:rPr>
        <w:t>4</w:t>
      </w:r>
      <w:r w:rsidR="4BE3A8D3" w:rsidRPr="21A048A5">
        <w:rPr>
          <w:rFonts w:ascii="Times New Roman" w:hAnsi="Times New Roman" w:cs="Times New Roman"/>
        </w:rPr>
        <w:t xml:space="preserve">]. </w:t>
      </w:r>
    </w:p>
    <w:p w14:paraId="64F827C1" w14:textId="5CA3C5A3" w:rsidR="00873F6B" w:rsidRPr="00297B0B" w:rsidRDefault="00A47DFA" w:rsidP="25D893A2">
      <w:pPr>
        <w:ind w:firstLine="0"/>
        <w:rPr>
          <w:rFonts w:ascii="Times New Roman" w:hAnsi="Times New Roman" w:cs="Times New Roman"/>
          <w:b/>
          <w:bCs/>
          <w:sz w:val="24"/>
          <w:szCs w:val="24"/>
        </w:rPr>
      </w:pPr>
      <w:r w:rsidRPr="25D893A2">
        <w:rPr>
          <w:rFonts w:ascii="Times New Roman" w:hAnsi="Times New Roman" w:cs="Times New Roman"/>
          <w:b/>
          <w:bCs/>
          <w:sz w:val="24"/>
          <w:szCs w:val="24"/>
        </w:rPr>
        <w:t>A</w:t>
      </w:r>
      <w:r w:rsidR="00590213" w:rsidRPr="25D893A2">
        <w:rPr>
          <w:rFonts w:ascii="Times New Roman" w:hAnsi="Times New Roman" w:cs="Times New Roman"/>
          <w:b/>
          <w:bCs/>
          <w:sz w:val="24"/>
          <w:szCs w:val="24"/>
        </w:rPr>
        <w:t>nalyses</w:t>
      </w:r>
    </w:p>
    <w:p w14:paraId="1FD14952" w14:textId="27E2A5CA" w:rsidR="00651697" w:rsidRDefault="03F307CF" w:rsidP="2CA57CAD">
      <w:pPr>
        <w:rPr>
          <w:rFonts w:ascii="Times New Roman" w:hAnsi="Times New Roman" w:cs="Times New Roman"/>
        </w:rPr>
      </w:pPr>
      <w:r w:rsidRPr="21A048A5">
        <w:rPr>
          <w:rFonts w:ascii="Times New Roman" w:hAnsi="Times New Roman" w:cs="Times New Roman"/>
        </w:rPr>
        <w:t xml:space="preserve">A </w:t>
      </w:r>
      <w:r w:rsidR="3D3E6912" w:rsidRPr="21A048A5">
        <w:rPr>
          <w:rFonts w:ascii="Times New Roman" w:hAnsi="Times New Roman" w:cs="Times New Roman"/>
        </w:rPr>
        <w:t xml:space="preserve">descriptive analysis </w:t>
      </w:r>
      <w:r w:rsidR="542A6CE1" w:rsidRPr="21A048A5">
        <w:rPr>
          <w:rFonts w:ascii="Times New Roman" w:hAnsi="Times New Roman" w:cs="Times New Roman"/>
        </w:rPr>
        <w:t xml:space="preserve">of studies in </w:t>
      </w:r>
      <w:r w:rsidR="72444BA7" w:rsidRPr="21A048A5">
        <w:rPr>
          <w:rFonts w:ascii="Times New Roman" w:hAnsi="Times New Roman" w:cs="Times New Roman"/>
        </w:rPr>
        <w:t xml:space="preserve">the </w:t>
      </w:r>
      <w:r w:rsidR="542A6CE1" w:rsidRPr="21A048A5">
        <w:rPr>
          <w:rFonts w:ascii="Times New Roman" w:hAnsi="Times New Roman" w:cs="Times New Roman"/>
        </w:rPr>
        <w:t xml:space="preserve">ICTRP </w:t>
      </w:r>
      <w:r w:rsidR="72444BA7" w:rsidRPr="21A048A5">
        <w:rPr>
          <w:rFonts w:ascii="Times New Roman" w:hAnsi="Times New Roman" w:cs="Times New Roman"/>
        </w:rPr>
        <w:t xml:space="preserve">database registered </w:t>
      </w:r>
      <w:r w:rsidR="542A6CE1" w:rsidRPr="21A048A5">
        <w:rPr>
          <w:rFonts w:ascii="Times New Roman" w:hAnsi="Times New Roman" w:cs="Times New Roman"/>
        </w:rPr>
        <w:t>between 1999</w:t>
      </w:r>
      <w:r w:rsidR="302672F9" w:rsidRPr="21A048A5">
        <w:rPr>
          <w:rFonts w:ascii="Aptos Narrow" w:hAnsi="Aptos Narrow" w:cs="Times New Roman"/>
        </w:rPr>
        <w:t>–</w:t>
      </w:r>
      <w:r w:rsidR="542A6CE1" w:rsidRPr="21A048A5">
        <w:rPr>
          <w:rFonts w:ascii="Times New Roman" w:hAnsi="Times New Roman" w:cs="Times New Roman"/>
        </w:rPr>
        <w:t xml:space="preserve">2023 </w:t>
      </w:r>
      <w:r w:rsidRPr="21A048A5">
        <w:rPr>
          <w:rFonts w:ascii="Times New Roman" w:hAnsi="Times New Roman" w:cs="Times New Roman"/>
        </w:rPr>
        <w:t xml:space="preserve">was </w:t>
      </w:r>
      <w:r w:rsidR="302672F9" w:rsidRPr="21A048A5">
        <w:rPr>
          <w:rFonts w:ascii="Times New Roman" w:hAnsi="Times New Roman" w:cs="Times New Roman"/>
        </w:rPr>
        <w:t>undertaken</w:t>
      </w:r>
      <w:r w:rsidR="542A6CE1" w:rsidRPr="21A048A5">
        <w:rPr>
          <w:rFonts w:ascii="Times New Roman" w:hAnsi="Times New Roman" w:cs="Times New Roman"/>
        </w:rPr>
        <w:t xml:space="preserve">. </w:t>
      </w:r>
      <w:r w:rsidR="1D957FC1" w:rsidRPr="21A048A5">
        <w:rPr>
          <w:rFonts w:ascii="Times New Roman" w:hAnsi="Times New Roman" w:cs="Times New Roman"/>
        </w:rPr>
        <w:t>L</w:t>
      </w:r>
      <w:r w:rsidR="542A6CE1" w:rsidRPr="21A048A5">
        <w:rPr>
          <w:rFonts w:ascii="Times New Roman" w:hAnsi="Times New Roman" w:cs="Times New Roman"/>
        </w:rPr>
        <w:t xml:space="preserve">ocation of studies was compared with the burden and income group of the </w:t>
      </w:r>
      <w:r w:rsidR="11CE8712" w:rsidRPr="21A048A5">
        <w:rPr>
          <w:rFonts w:ascii="Times New Roman" w:hAnsi="Times New Roman" w:cs="Times New Roman"/>
        </w:rPr>
        <w:t>countries</w:t>
      </w:r>
      <w:r w:rsidRPr="21A048A5">
        <w:rPr>
          <w:rFonts w:ascii="Times New Roman" w:hAnsi="Times New Roman" w:cs="Times New Roman"/>
        </w:rPr>
        <w:t xml:space="preserve"> </w:t>
      </w:r>
      <w:r w:rsidR="302672F9" w:rsidRPr="21A048A5">
        <w:rPr>
          <w:rFonts w:ascii="Times New Roman" w:hAnsi="Times New Roman" w:cs="Times New Roman"/>
        </w:rPr>
        <w:t xml:space="preserve">in which </w:t>
      </w:r>
      <w:r w:rsidRPr="21A048A5">
        <w:rPr>
          <w:rFonts w:ascii="Times New Roman" w:hAnsi="Times New Roman" w:cs="Times New Roman"/>
        </w:rPr>
        <w:t>the stud</w:t>
      </w:r>
      <w:r w:rsidR="11CE8712" w:rsidRPr="21A048A5">
        <w:rPr>
          <w:rFonts w:ascii="Times New Roman" w:hAnsi="Times New Roman" w:cs="Times New Roman"/>
        </w:rPr>
        <w:t>ies</w:t>
      </w:r>
      <w:r w:rsidRPr="21A048A5">
        <w:rPr>
          <w:rFonts w:ascii="Times New Roman" w:hAnsi="Times New Roman" w:cs="Times New Roman"/>
        </w:rPr>
        <w:t xml:space="preserve"> </w:t>
      </w:r>
      <w:r w:rsidR="302672F9" w:rsidRPr="21A048A5">
        <w:rPr>
          <w:rFonts w:ascii="Times New Roman" w:hAnsi="Times New Roman" w:cs="Times New Roman"/>
        </w:rPr>
        <w:t>took place</w:t>
      </w:r>
      <w:r w:rsidR="542A6CE1" w:rsidRPr="21A048A5">
        <w:rPr>
          <w:rFonts w:ascii="Times New Roman" w:hAnsi="Times New Roman" w:cs="Times New Roman"/>
        </w:rPr>
        <w:t xml:space="preserve">. We </w:t>
      </w:r>
      <w:r w:rsidR="3F8A105B" w:rsidRPr="21A048A5">
        <w:rPr>
          <w:rFonts w:ascii="Times New Roman" w:hAnsi="Times New Roman" w:cs="Times New Roman"/>
        </w:rPr>
        <w:t xml:space="preserve">summarised </w:t>
      </w:r>
      <w:r w:rsidR="542A6CE1" w:rsidRPr="21A048A5">
        <w:rPr>
          <w:rFonts w:ascii="Times New Roman" w:hAnsi="Times New Roman" w:cs="Times New Roman"/>
        </w:rPr>
        <w:t>the geographical distr</w:t>
      </w:r>
      <w:r w:rsidR="023125E7" w:rsidRPr="21A048A5">
        <w:rPr>
          <w:rFonts w:ascii="Times New Roman" w:hAnsi="Times New Roman" w:cs="Times New Roman"/>
        </w:rPr>
        <w:t>ib</w:t>
      </w:r>
      <w:r w:rsidR="542A6CE1" w:rsidRPr="21A048A5">
        <w:rPr>
          <w:rFonts w:ascii="Times New Roman" w:hAnsi="Times New Roman" w:cs="Times New Roman"/>
        </w:rPr>
        <w:t xml:space="preserve">ution of studies and </w:t>
      </w:r>
      <w:r w:rsidR="5AFB0695" w:rsidRPr="21A048A5">
        <w:rPr>
          <w:rFonts w:ascii="Times New Roman" w:hAnsi="Times New Roman" w:cs="Times New Roman"/>
        </w:rPr>
        <w:t xml:space="preserve">disease </w:t>
      </w:r>
      <w:r w:rsidR="542A6CE1" w:rsidRPr="21A048A5">
        <w:rPr>
          <w:rFonts w:ascii="Times New Roman" w:hAnsi="Times New Roman" w:cs="Times New Roman"/>
        </w:rPr>
        <w:t xml:space="preserve">burden </w:t>
      </w:r>
      <w:r w:rsidR="72C1BA07" w:rsidRPr="21A048A5">
        <w:rPr>
          <w:rFonts w:ascii="Times New Roman" w:hAnsi="Times New Roman" w:cs="Times New Roman"/>
        </w:rPr>
        <w:t xml:space="preserve">over the study period </w:t>
      </w:r>
      <w:r w:rsidR="5632CF92" w:rsidRPr="21A048A5">
        <w:rPr>
          <w:rFonts w:ascii="Times New Roman" w:hAnsi="Times New Roman" w:cs="Times New Roman"/>
        </w:rPr>
        <w:t>(</w:t>
      </w:r>
      <w:r w:rsidR="542A6CE1" w:rsidRPr="21A048A5">
        <w:rPr>
          <w:rFonts w:ascii="Times New Roman" w:hAnsi="Times New Roman" w:cs="Times New Roman"/>
        </w:rPr>
        <w:t>1999</w:t>
      </w:r>
      <w:r w:rsidR="6DBBD18D" w:rsidRPr="21A048A5">
        <w:rPr>
          <w:rFonts w:ascii="Times New Roman" w:hAnsi="Times New Roman" w:cs="Times New Roman"/>
        </w:rPr>
        <w:t xml:space="preserve"> to 2</w:t>
      </w:r>
      <w:r w:rsidR="542A6CE1" w:rsidRPr="21A048A5">
        <w:rPr>
          <w:rFonts w:ascii="Times New Roman" w:hAnsi="Times New Roman" w:cs="Times New Roman"/>
        </w:rPr>
        <w:t>023</w:t>
      </w:r>
      <w:r w:rsidR="5632CF92" w:rsidRPr="21A048A5">
        <w:rPr>
          <w:rFonts w:ascii="Times New Roman" w:hAnsi="Times New Roman" w:cs="Times New Roman"/>
        </w:rPr>
        <w:t xml:space="preserve">) considered in this </w:t>
      </w:r>
      <w:r w:rsidR="2EACF349" w:rsidRPr="21A048A5">
        <w:rPr>
          <w:rFonts w:ascii="Times New Roman" w:hAnsi="Times New Roman" w:cs="Times New Roman"/>
        </w:rPr>
        <w:t>review and</w:t>
      </w:r>
      <w:r w:rsidR="5AF43EBA" w:rsidRPr="21A048A5">
        <w:rPr>
          <w:rFonts w:ascii="Times New Roman" w:hAnsi="Times New Roman" w:cs="Times New Roman"/>
        </w:rPr>
        <w:t xml:space="preserve"> </w:t>
      </w:r>
      <w:r w:rsidR="3E517AF2" w:rsidRPr="21A048A5">
        <w:rPr>
          <w:rFonts w:ascii="Times New Roman" w:hAnsi="Times New Roman" w:cs="Times New Roman"/>
        </w:rPr>
        <w:t xml:space="preserve">also </w:t>
      </w:r>
      <w:r w:rsidR="72C1BA07" w:rsidRPr="21A048A5">
        <w:rPr>
          <w:rFonts w:ascii="Times New Roman" w:hAnsi="Times New Roman" w:cs="Times New Roman"/>
        </w:rPr>
        <w:t xml:space="preserve">present a further breakdown </w:t>
      </w:r>
      <w:r w:rsidR="302672F9" w:rsidRPr="21A048A5">
        <w:rPr>
          <w:rFonts w:ascii="Times New Roman" w:hAnsi="Times New Roman" w:cs="Times New Roman"/>
        </w:rPr>
        <w:t xml:space="preserve">in </w:t>
      </w:r>
      <w:r w:rsidR="5AF43EBA" w:rsidRPr="21A048A5">
        <w:rPr>
          <w:rFonts w:ascii="Times New Roman" w:hAnsi="Times New Roman" w:cs="Times New Roman"/>
        </w:rPr>
        <w:t xml:space="preserve">two ten-year tranches </w:t>
      </w:r>
      <w:r w:rsidR="3443A2E1" w:rsidRPr="21A048A5">
        <w:rPr>
          <w:rFonts w:ascii="Times New Roman" w:hAnsi="Times New Roman" w:cs="Times New Roman"/>
        </w:rPr>
        <w:t>(</w:t>
      </w:r>
      <w:r w:rsidR="5AF43EBA" w:rsidRPr="21A048A5">
        <w:rPr>
          <w:rFonts w:ascii="Times New Roman" w:hAnsi="Times New Roman" w:cs="Times New Roman"/>
        </w:rPr>
        <w:t>2004</w:t>
      </w:r>
      <w:r w:rsidR="060C98D3" w:rsidRPr="21A048A5">
        <w:rPr>
          <w:rFonts w:ascii="Times New Roman" w:hAnsi="Times New Roman" w:cs="Times New Roman"/>
        </w:rPr>
        <w:t>–20</w:t>
      </w:r>
      <w:r w:rsidR="5AF43EBA" w:rsidRPr="21A048A5">
        <w:rPr>
          <w:rFonts w:ascii="Times New Roman" w:hAnsi="Times New Roman" w:cs="Times New Roman"/>
        </w:rPr>
        <w:t xml:space="preserve">13 </w:t>
      </w:r>
      <w:r w:rsidR="302672F9" w:rsidRPr="21A048A5">
        <w:rPr>
          <w:rFonts w:ascii="Times New Roman" w:hAnsi="Times New Roman" w:cs="Times New Roman"/>
        </w:rPr>
        <w:t>and</w:t>
      </w:r>
      <w:r w:rsidR="5AF43EBA" w:rsidRPr="21A048A5">
        <w:rPr>
          <w:rFonts w:ascii="Times New Roman" w:hAnsi="Times New Roman" w:cs="Times New Roman"/>
        </w:rPr>
        <w:t xml:space="preserve"> 2014</w:t>
      </w:r>
      <w:r w:rsidR="060C98D3" w:rsidRPr="21A048A5">
        <w:rPr>
          <w:rFonts w:ascii="Times New Roman" w:hAnsi="Times New Roman" w:cs="Times New Roman"/>
        </w:rPr>
        <w:t>–20</w:t>
      </w:r>
      <w:r w:rsidR="5AF43EBA" w:rsidRPr="21A048A5">
        <w:rPr>
          <w:rFonts w:ascii="Times New Roman" w:hAnsi="Times New Roman" w:cs="Times New Roman"/>
        </w:rPr>
        <w:t>23</w:t>
      </w:r>
      <w:r w:rsidR="3443A2E1" w:rsidRPr="21A048A5">
        <w:rPr>
          <w:rFonts w:ascii="Times New Roman" w:hAnsi="Times New Roman" w:cs="Times New Roman"/>
        </w:rPr>
        <w:t>)</w:t>
      </w:r>
      <w:r w:rsidR="542A6CE1" w:rsidRPr="21A048A5">
        <w:rPr>
          <w:rFonts w:ascii="Times New Roman" w:hAnsi="Times New Roman" w:cs="Times New Roman"/>
        </w:rPr>
        <w:t xml:space="preserve"> to assess </w:t>
      </w:r>
      <w:r w:rsidR="3D64024C" w:rsidRPr="21A048A5">
        <w:rPr>
          <w:rFonts w:ascii="Times New Roman" w:hAnsi="Times New Roman" w:cs="Times New Roman"/>
        </w:rPr>
        <w:t xml:space="preserve">temporal evolution of the </w:t>
      </w:r>
      <w:r w:rsidR="19241982" w:rsidRPr="21A048A5">
        <w:rPr>
          <w:rFonts w:ascii="Times New Roman" w:hAnsi="Times New Roman" w:cs="Times New Roman"/>
        </w:rPr>
        <w:t xml:space="preserve">research </w:t>
      </w:r>
      <w:r w:rsidR="023125E7" w:rsidRPr="21A048A5">
        <w:rPr>
          <w:rFonts w:ascii="Times New Roman" w:hAnsi="Times New Roman" w:cs="Times New Roman"/>
        </w:rPr>
        <w:t>landscape</w:t>
      </w:r>
      <w:r w:rsidR="542A6CE1" w:rsidRPr="21A048A5">
        <w:rPr>
          <w:rFonts w:ascii="Times New Roman" w:hAnsi="Times New Roman" w:cs="Times New Roman"/>
        </w:rPr>
        <w:t>.</w:t>
      </w:r>
      <w:r w:rsidR="023125E7" w:rsidRPr="21A048A5">
        <w:rPr>
          <w:rFonts w:ascii="Times New Roman" w:hAnsi="Times New Roman" w:cs="Times New Roman"/>
        </w:rPr>
        <w:t xml:space="preserve"> </w:t>
      </w:r>
      <w:r w:rsidR="28E730B8" w:rsidRPr="21A048A5">
        <w:rPr>
          <w:rFonts w:ascii="Times New Roman" w:hAnsi="Times New Roman" w:cs="Times New Roman"/>
        </w:rPr>
        <w:t xml:space="preserve">The inclusion age ranges of studies were analysed </w:t>
      </w:r>
      <w:r w:rsidR="4B60BBFE" w:rsidRPr="21A048A5">
        <w:rPr>
          <w:rFonts w:ascii="Times New Roman" w:hAnsi="Times New Roman" w:cs="Times New Roman"/>
        </w:rPr>
        <w:t xml:space="preserve">by WHO region. </w:t>
      </w:r>
      <w:r w:rsidR="0F168AB0" w:rsidRPr="21A048A5">
        <w:rPr>
          <w:rFonts w:ascii="Times New Roman" w:hAnsi="Times New Roman" w:cs="Times New Roman"/>
        </w:rPr>
        <w:t xml:space="preserve">The distribution of </w:t>
      </w:r>
      <w:r w:rsidR="023125E7" w:rsidRPr="21A048A5">
        <w:rPr>
          <w:rFonts w:ascii="Times New Roman" w:hAnsi="Times New Roman" w:cs="Times New Roman"/>
        </w:rPr>
        <w:t xml:space="preserve">multi-country studies </w:t>
      </w:r>
      <w:r w:rsidR="0F168AB0" w:rsidRPr="21A048A5">
        <w:rPr>
          <w:rFonts w:ascii="Times New Roman" w:hAnsi="Times New Roman" w:cs="Times New Roman"/>
        </w:rPr>
        <w:t xml:space="preserve">by disease </w:t>
      </w:r>
      <w:r w:rsidR="023125E7" w:rsidRPr="21A048A5">
        <w:rPr>
          <w:rFonts w:ascii="Times New Roman" w:hAnsi="Times New Roman" w:cs="Times New Roman"/>
        </w:rPr>
        <w:t>endemic</w:t>
      </w:r>
      <w:r w:rsidR="0F168AB0" w:rsidRPr="21A048A5">
        <w:rPr>
          <w:rFonts w:ascii="Times New Roman" w:hAnsi="Times New Roman" w:cs="Times New Roman"/>
        </w:rPr>
        <w:t>ity</w:t>
      </w:r>
      <w:r w:rsidR="023125E7" w:rsidRPr="21A048A5">
        <w:rPr>
          <w:rFonts w:ascii="Times New Roman" w:hAnsi="Times New Roman" w:cs="Times New Roman"/>
        </w:rPr>
        <w:t xml:space="preserve"> </w:t>
      </w:r>
      <w:r w:rsidR="0F168AB0" w:rsidRPr="21A048A5">
        <w:rPr>
          <w:rFonts w:ascii="Times New Roman" w:hAnsi="Times New Roman" w:cs="Times New Roman"/>
        </w:rPr>
        <w:t xml:space="preserve">was </w:t>
      </w:r>
      <w:r w:rsidR="060C98D3" w:rsidRPr="21A048A5">
        <w:rPr>
          <w:rFonts w:ascii="Times New Roman" w:hAnsi="Times New Roman" w:cs="Times New Roman"/>
        </w:rPr>
        <w:t>assessed</w:t>
      </w:r>
      <w:r w:rsidR="023125E7" w:rsidRPr="21A048A5">
        <w:rPr>
          <w:rFonts w:ascii="Times New Roman" w:hAnsi="Times New Roman" w:cs="Times New Roman"/>
        </w:rPr>
        <w:t>.</w:t>
      </w:r>
      <w:r w:rsidR="4BC22F33" w:rsidRPr="21A048A5">
        <w:rPr>
          <w:rFonts w:ascii="Times New Roman" w:hAnsi="Times New Roman" w:cs="Times New Roman"/>
        </w:rPr>
        <w:t xml:space="preserve"> </w:t>
      </w:r>
      <w:r w:rsidR="6DCA1862" w:rsidRPr="21A048A5">
        <w:rPr>
          <w:rFonts w:ascii="Times New Roman" w:hAnsi="Times New Roman" w:cs="Times New Roman"/>
        </w:rPr>
        <w:t>Study</w:t>
      </w:r>
      <w:r w:rsidR="41F2D013" w:rsidRPr="21A048A5">
        <w:rPr>
          <w:rFonts w:ascii="Times New Roman" w:hAnsi="Times New Roman" w:cs="Times New Roman"/>
        </w:rPr>
        <w:t xml:space="preserve"> phase was </w:t>
      </w:r>
      <w:r w:rsidR="45E11AA2" w:rsidRPr="21A048A5">
        <w:rPr>
          <w:rFonts w:ascii="Times New Roman" w:hAnsi="Times New Roman" w:cs="Times New Roman"/>
        </w:rPr>
        <w:t>summarised</w:t>
      </w:r>
      <w:r w:rsidR="41F2D013" w:rsidRPr="21A048A5">
        <w:rPr>
          <w:rFonts w:ascii="Times New Roman" w:hAnsi="Times New Roman" w:cs="Times New Roman"/>
        </w:rPr>
        <w:t xml:space="preserve"> </w:t>
      </w:r>
      <w:r w:rsidR="3239152B" w:rsidRPr="21A048A5">
        <w:rPr>
          <w:rFonts w:ascii="Times New Roman" w:hAnsi="Times New Roman" w:cs="Times New Roman"/>
        </w:rPr>
        <w:t>by income status of the countries</w:t>
      </w:r>
      <w:r w:rsidR="6EBA651D" w:rsidRPr="21A048A5">
        <w:rPr>
          <w:rFonts w:ascii="Times New Roman" w:hAnsi="Times New Roman" w:cs="Times New Roman"/>
        </w:rPr>
        <w:t xml:space="preserve">, </w:t>
      </w:r>
      <w:r w:rsidR="302672F9" w:rsidRPr="21A048A5">
        <w:rPr>
          <w:rFonts w:ascii="Times New Roman" w:hAnsi="Times New Roman" w:cs="Times New Roman"/>
        </w:rPr>
        <w:t xml:space="preserve">with </w:t>
      </w:r>
      <w:r w:rsidR="6EBA651D" w:rsidRPr="21A048A5">
        <w:rPr>
          <w:rFonts w:ascii="Times New Roman" w:hAnsi="Times New Roman" w:cs="Times New Roman"/>
        </w:rPr>
        <w:t>t</w:t>
      </w:r>
      <w:r w:rsidR="3239152B" w:rsidRPr="21A048A5">
        <w:rPr>
          <w:rFonts w:ascii="Times New Roman" w:hAnsi="Times New Roman" w:cs="Times New Roman"/>
        </w:rPr>
        <w:t>his analysis restricted to interventional</w:t>
      </w:r>
      <w:r w:rsidR="041032A7" w:rsidRPr="21A048A5">
        <w:rPr>
          <w:rFonts w:ascii="Times New Roman" w:hAnsi="Times New Roman" w:cs="Times New Roman"/>
        </w:rPr>
        <w:t>, single</w:t>
      </w:r>
      <w:r w:rsidR="4F9A078A" w:rsidRPr="21A048A5">
        <w:rPr>
          <w:rFonts w:ascii="Times New Roman" w:hAnsi="Times New Roman" w:cs="Times New Roman"/>
        </w:rPr>
        <w:t>-</w:t>
      </w:r>
      <w:r w:rsidR="041032A7" w:rsidRPr="21A048A5">
        <w:rPr>
          <w:rFonts w:ascii="Times New Roman" w:hAnsi="Times New Roman" w:cs="Times New Roman"/>
        </w:rPr>
        <w:t>country studies</w:t>
      </w:r>
      <w:r w:rsidR="3239152B" w:rsidRPr="21A048A5">
        <w:rPr>
          <w:rFonts w:ascii="Times New Roman" w:hAnsi="Times New Roman" w:cs="Times New Roman"/>
        </w:rPr>
        <w:t>.</w:t>
      </w:r>
      <w:r w:rsidR="4BC22F33" w:rsidRPr="21A048A5">
        <w:rPr>
          <w:rFonts w:ascii="Times New Roman" w:hAnsi="Times New Roman" w:cs="Times New Roman"/>
        </w:rPr>
        <w:t xml:space="preserve"> </w:t>
      </w:r>
    </w:p>
    <w:p w14:paraId="72A9AD24" w14:textId="348BA264" w:rsidR="00FB4519" w:rsidRPr="00651697" w:rsidRDefault="2B7A16C3" w:rsidP="13795DDE">
      <w:pPr>
        <w:ind w:firstLine="0"/>
        <w:rPr>
          <w:rFonts w:ascii="Times New Roman" w:hAnsi="Times New Roman" w:cs="Times New Roman"/>
          <w:b/>
          <w:bCs/>
          <w:i/>
          <w:iCs/>
        </w:rPr>
      </w:pPr>
      <w:r w:rsidRPr="13795DDE">
        <w:rPr>
          <w:rFonts w:ascii="Times New Roman" w:hAnsi="Times New Roman" w:cs="Times New Roman"/>
          <w:b/>
          <w:bCs/>
          <w:i/>
          <w:iCs/>
        </w:rPr>
        <w:t xml:space="preserve">Population access analysis: </w:t>
      </w:r>
      <w:r w:rsidR="00F3603F" w:rsidRPr="13795DDE">
        <w:rPr>
          <w:rFonts w:ascii="Times New Roman" w:hAnsi="Times New Roman" w:cs="Times New Roman"/>
        </w:rPr>
        <w:t xml:space="preserve">Increased access to clinical studies is positive for </w:t>
      </w:r>
      <w:r w:rsidR="2DFBBEC4" w:rsidRPr="13795DDE">
        <w:rPr>
          <w:rFonts w:ascii="Times New Roman" w:hAnsi="Times New Roman" w:cs="Times New Roman"/>
        </w:rPr>
        <w:t>several</w:t>
      </w:r>
      <w:r w:rsidR="00F3603F" w:rsidRPr="13795DDE">
        <w:rPr>
          <w:rFonts w:ascii="Times New Roman" w:hAnsi="Times New Roman" w:cs="Times New Roman"/>
        </w:rPr>
        <w:t xml:space="preserve"> reasons. Study validity is improved as the sample population is likely to be more </w:t>
      </w:r>
      <w:r w:rsidR="0058103E" w:rsidRPr="13795DDE">
        <w:rPr>
          <w:rFonts w:ascii="Times New Roman" w:hAnsi="Times New Roman" w:cs="Times New Roman"/>
        </w:rPr>
        <w:t>representative</w:t>
      </w:r>
      <w:r w:rsidR="00F3603F" w:rsidRPr="13795DDE">
        <w:rPr>
          <w:rFonts w:ascii="Times New Roman" w:hAnsi="Times New Roman" w:cs="Times New Roman"/>
        </w:rPr>
        <w:t xml:space="preserve"> and diverse, whilst also </w:t>
      </w:r>
      <w:r w:rsidR="0058103E" w:rsidRPr="13795DDE">
        <w:rPr>
          <w:rFonts w:ascii="Times New Roman" w:hAnsi="Times New Roman" w:cs="Times New Roman"/>
        </w:rPr>
        <w:t>allowing more people to be a</w:t>
      </w:r>
      <w:r w:rsidR="6605A6C7" w:rsidRPr="13795DDE">
        <w:rPr>
          <w:rFonts w:ascii="Times New Roman" w:hAnsi="Times New Roman" w:cs="Times New Roman"/>
        </w:rPr>
        <w:t xml:space="preserve"> </w:t>
      </w:r>
      <w:r w:rsidR="0058103E" w:rsidRPr="13795DDE">
        <w:rPr>
          <w:rFonts w:ascii="Times New Roman" w:hAnsi="Times New Roman" w:cs="Times New Roman"/>
        </w:rPr>
        <w:t>part of research which can influence treatments and guidelines. To investigate this on a country level, p</w:t>
      </w:r>
      <w:r w:rsidR="29CD3394" w:rsidRPr="13795DDE">
        <w:rPr>
          <w:rFonts w:ascii="Times New Roman" w:hAnsi="Times New Roman" w:cs="Times New Roman"/>
        </w:rPr>
        <w:t xml:space="preserve">opulation access to </w:t>
      </w:r>
      <w:r w:rsidR="32438C6D" w:rsidRPr="13795DDE">
        <w:rPr>
          <w:rFonts w:ascii="Times New Roman" w:hAnsi="Times New Roman" w:cs="Times New Roman"/>
        </w:rPr>
        <w:t>studies</w:t>
      </w:r>
      <w:r w:rsidR="29CD3394" w:rsidRPr="13795DDE">
        <w:rPr>
          <w:rFonts w:ascii="Times New Roman" w:hAnsi="Times New Roman" w:cs="Times New Roman"/>
        </w:rPr>
        <w:t xml:space="preserve"> was defined as the </w:t>
      </w:r>
      <w:r w:rsidR="0058103E" w:rsidRPr="13795DDE">
        <w:rPr>
          <w:rFonts w:ascii="Times New Roman" w:hAnsi="Times New Roman" w:cs="Times New Roman"/>
        </w:rPr>
        <w:t xml:space="preserve">total </w:t>
      </w:r>
      <w:r w:rsidR="29CD3394" w:rsidRPr="13795DDE">
        <w:rPr>
          <w:rFonts w:ascii="Times New Roman" w:hAnsi="Times New Roman" w:cs="Times New Roman"/>
        </w:rPr>
        <w:t xml:space="preserve">targeted </w:t>
      </w:r>
      <w:r w:rsidR="4252E4EF" w:rsidRPr="13795DDE">
        <w:rPr>
          <w:rFonts w:ascii="Times New Roman" w:hAnsi="Times New Roman" w:cs="Times New Roman"/>
        </w:rPr>
        <w:t xml:space="preserve">(planned) </w:t>
      </w:r>
      <w:r w:rsidR="29CD3394" w:rsidRPr="13795DDE">
        <w:rPr>
          <w:rFonts w:ascii="Times New Roman" w:hAnsi="Times New Roman" w:cs="Times New Roman"/>
        </w:rPr>
        <w:t>number of participants per 10,000 population of the country over the period covered in the review (1999</w:t>
      </w:r>
      <w:r w:rsidR="302672F9" w:rsidRPr="13795DDE">
        <w:rPr>
          <w:rFonts w:ascii="Aptos Narrow" w:hAnsi="Aptos Narrow" w:cs="Times New Roman"/>
        </w:rPr>
        <w:t>–</w:t>
      </w:r>
      <w:r w:rsidR="29CD3394" w:rsidRPr="13795DDE">
        <w:rPr>
          <w:rFonts w:ascii="Times New Roman" w:hAnsi="Times New Roman" w:cs="Times New Roman"/>
        </w:rPr>
        <w:t>2023)</w:t>
      </w:r>
      <w:r w:rsidRPr="13795DDE">
        <w:rPr>
          <w:rFonts w:ascii="Times New Roman" w:hAnsi="Times New Roman" w:cs="Times New Roman"/>
        </w:rPr>
        <w:t>.</w:t>
      </w:r>
      <w:r w:rsidR="32438C6D" w:rsidRPr="13795DDE">
        <w:rPr>
          <w:rFonts w:ascii="Times New Roman" w:hAnsi="Times New Roman" w:cs="Times New Roman"/>
        </w:rPr>
        <w:t xml:space="preserve"> </w:t>
      </w:r>
      <w:r w:rsidRPr="13795DDE">
        <w:rPr>
          <w:rFonts w:ascii="Times New Roman" w:hAnsi="Times New Roman" w:cs="Times New Roman"/>
        </w:rPr>
        <w:t xml:space="preserve">Only interventional studies conducted in a </w:t>
      </w:r>
      <w:r w:rsidR="1AA1D08F" w:rsidRPr="13795DDE">
        <w:rPr>
          <w:rFonts w:ascii="Times New Roman" w:hAnsi="Times New Roman" w:cs="Times New Roman"/>
        </w:rPr>
        <w:t>single country</w:t>
      </w:r>
      <w:r w:rsidRPr="13795DDE">
        <w:rPr>
          <w:rFonts w:ascii="Times New Roman" w:hAnsi="Times New Roman" w:cs="Times New Roman"/>
        </w:rPr>
        <w:t xml:space="preserve"> </w:t>
      </w:r>
      <w:r w:rsidR="32438C6D" w:rsidRPr="13795DDE">
        <w:rPr>
          <w:rFonts w:ascii="Times New Roman" w:hAnsi="Times New Roman" w:cs="Times New Roman"/>
        </w:rPr>
        <w:t>were included</w:t>
      </w:r>
      <w:r w:rsidRPr="13795DDE">
        <w:rPr>
          <w:rFonts w:ascii="Times New Roman" w:hAnsi="Times New Roman" w:cs="Times New Roman"/>
        </w:rPr>
        <w:t xml:space="preserve"> for this analysis, as m</w:t>
      </w:r>
      <w:r w:rsidR="24E29C06" w:rsidRPr="13795DDE">
        <w:rPr>
          <w:rFonts w:ascii="Times New Roman" w:hAnsi="Times New Roman" w:cs="Times New Roman"/>
        </w:rPr>
        <w:t xml:space="preserve">ulti-country studies </w:t>
      </w:r>
      <w:r w:rsidR="7283F85E" w:rsidRPr="13795DDE">
        <w:rPr>
          <w:rFonts w:ascii="Times New Roman" w:hAnsi="Times New Roman" w:cs="Times New Roman"/>
        </w:rPr>
        <w:t xml:space="preserve">did not </w:t>
      </w:r>
      <w:r w:rsidR="29388E12" w:rsidRPr="13795DDE">
        <w:rPr>
          <w:rFonts w:ascii="Times New Roman" w:hAnsi="Times New Roman" w:cs="Times New Roman"/>
        </w:rPr>
        <w:t xml:space="preserve">always </w:t>
      </w:r>
      <w:r w:rsidR="7283F85E" w:rsidRPr="13795DDE">
        <w:rPr>
          <w:rFonts w:ascii="Times New Roman" w:hAnsi="Times New Roman" w:cs="Times New Roman"/>
        </w:rPr>
        <w:t>indicate</w:t>
      </w:r>
      <w:r w:rsidR="4D725563" w:rsidRPr="13795DDE">
        <w:rPr>
          <w:rFonts w:ascii="Times New Roman" w:hAnsi="Times New Roman" w:cs="Times New Roman"/>
        </w:rPr>
        <w:t xml:space="preserve"> the proportion of the target sample size attributed to each country</w:t>
      </w:r>
      <w:r w:rsidR="4AEB01D9" w:rsidRPr="13795DDE">
        <w:rPr>
          <w:rFonts w:ascii="Times New Roman" w:hAnsi="Times New Roman" w:cs="Times New Roman"/>
        </w:rPr>
        <w:t xml:space="preserve">, </w:t>
      </w:r>
      <w:r w:rsidR="302672F9" w:rsidRPr="13795DDE">
        <w:rPr>
          <w:rFonts w:ascii="Times New Roman" w:hAnsi="Times New Roman" w:cs="Times New Roman"/>
        </w:rPr>
        <w:t xml:space="preserve">preventing their </w:t>
      </w:r>
      <w:r w:rsidR="4AEB01D9" w:rsidRPr="13795DDE">
        <w:rPr>
          <w:rFonts w:ascii="Times New Roman" w:hAnsi="Times New Roman" w:cs="Times New Roman"/>
        </w:rPr>
        <w:t>inclusion</w:t>
      </w:r>
      <w:r w:rsidR="2483A796" w:rsidRPr="13795DDE">
        <w:rPr>
          <w:rFonts w:ascii="Times New Roman" w:hAnsi="Times New Roman" w:cs="Times New Roman"/>
        </w:rPr>
        <w:t>.</w:t>
      </w:r>
    </w:p>
    <w:p w14:paraId="61E67C2C" w14:textId="5EDD80F9" w:rsidR="00400998" w:rsidRPr="00297B0B" w:rsidRDefault="00400998" w:rsidP="661FEE76">
      <w:pPr>
        <w:ind w:firstLine="0"/>
        <w:rPr>
          <w:rFonts w:ascii="Times New Roman" w:hAnsi="Times New Roman" w:cs="Times New Roman"/>
          <w:b/>
          <w:bCs/>
          <w:sz w:val="24"/>
          <w:szCs w:val="24"/>
        </w:rPr>
      </w:pPr>
      <w:r w:rsidRPr="661FEE76">
        <w:rPr>
          <w:rFonts w:ascii="Times New Roman" w:hAnsi="Times New Roman" w:cs="Times New Roman"/>
          <w:b/>
          <w:bCs/>
          <w:sz w:val="24"/>
          <w:szCs w:val="24"/>
        </w:rPr>
        <w:lastRenderedPageBreak/>
        <w:t>Software and analysis code</w:t>
      </w:r>
    </w:p>
    <w:p w14:paraId="62368790" w14:textId="7F09D30F" w:rsidR="00DF4ADF" w:rsidRPr="00DF4ADF" w:rsidRDefault="00DF4ADF" w:rsidP="25D893A2">
      <w:pPr>
        <w:rPr>
          <w:rFonts w:ascii="Times New Roman" w:hAnsi="Times New Roman" w:cs="Times New Roman"/>
        </w:rPr>
      </w:pPr>
      <w:r w:rsidRPr="3ABCC0A8">
        <w:rPr>
          <w:rFonts w:ascii="Times New Roman" w:hAnsi="Times New Roman" w:cs="Times New Roman"/>
        </w:rPr>
        <w:t>All analys</w:t>
      </w:r>
      <w:r w:rsidR="006B3CF3" w:rsidRPr="3ABCC0A8">
        <w:rPr>
          <w:rFonts w:ascii="Times New Roman" w:hAnsi="Times New Roman" w:cs="Times New Roman"/>
        </w:rPr>
        <w:t>e</w:t>
      </w:r>
      <w:r w:rsidRPr="3ABCC0A8">
        <w:rPr>
          <w:rFonts w:ascii="Times New Roman" w:hAnsi="Times New Roman" w:cs="Times New Roman"/>
        </w:rPr>
        <w:t xml:space="preserve">s presented in this review </w:t>
      </w:r>
      <w:r w:rsidR="006B3CF3" w:rsidRPr="3ABCC0A8">
        <w:rPr>
          <w:rFonts w:ascii="Times New Roman" w:hAnsi="Times New Roman" w:cs="Times New Roman"/>
        </w:rPr>
        <w:t xml:space="preserve">were </w:t>
      </w:r>
      <w:r w:rsidRPr="3ABCC0A8">
        <w:rPr>
          <w:rFonts w:ascii="Times New Roman" w:hAnsi="Times New Roman" w:cs="Times New Roman"/>
        </w:rPr>
        <w:t>conducted using R statistical software [</w:t>
      </w:r>
      <w:r w:rsidR="260CA4FF" w:rsidRPr="3ABCC0A8">
        <w:rPr>
          <w:rFonts w:ascii="Times New Roman" w:hAnsi="Times New Roman" w:cs="Times New Roman"/>
        </w:rPr>
        <w:t>2</w:t>
      </w:r>
      <w:r w:rsidR="629ABB9A" w:rsidRPr="3ABCC0A8">
        <w:rPr>
          <w:rFonts w:ascii="Times New Roman" w:hAnsi="Times New Roman" w:cs="Times New Roman"/>
        </w:rPr>
        <w:t>5</w:t>
      </w:r>
      <w:r w:rsidRPr="3ABCC0A8">
        <w:rPr>
          <w:rFonts w:ascii="Times New Roman" w:hAnsi="Times New Roman" w:cs="Times New Roman"/>
        </w:rPr>
        <w:t xml:space="preserve">]. The underlying dataset and R code </w:t>
      </w:r>
      <w:r w:rsidR="00413991" w:rsidRPr="3ABCC0A8">
        <w:rPr>
          <w:rFonts w:ascii="Times New Roman" w:hAnsi="Times New Roman" w:cs="Times New Roman"/>
        </w:rPr>
        <w:t>are</w:t>
      </w:r>
      <w:r w:rsidRPr="3ABCC0A8">
        <w:rPr>
          <w:rFonts w:ascii="Times New Roman" w:hAnsi="Times New Roman" w:cs="Times New Roman"/>
        </w:rPr>
        <w:t xml:space="preserve"> publicly available on the Infectious Disease Data Observatory (IDDO) GitHub [</w:t>
      </w:r>
      <w:r w:rsidR="6853BD9A" w:rsidRPr="3ABCC0A8">
        <w:rPr>
          <w:rFonts w:ascii="Times New Roman" w:hAnsi="Times New Roman" w:cs="Times New Roman"/>
        </w:rPr>
        <w:t>2</w:t>
      </w:r>
      <w:r w:rsidR="01A93983" w:rsidRPr="3ABCC0A8">
        <w:rPr>
          <w:rFonts w:ascii="Times New Roman" w:hAnsi="Times New Roman" w:cs="Times New Roman"/>
        </w:rPr>
        <w:t>6</w:t>
      </w:r>
      <w:r w:rsidRPr="3ABCC0A8">
        <w:rPr>
          <w:rFonts w:ascii="Times New Roman" w:hAnsi="Times New Roman" w:cs="Times New Roman"/>
        </w:rPr>
        <w:t xml:space="preserve">]. </w:t>
      </w:r>
    </w:p>
    <w:p w14:paraId="60FB8883" w14:textId="77777777" w:rsidR="00400998" w:rsidRPr="00297B0B" w:rsidRDefault="00400998" w:rsidP="661FEE76">
      <w:pPr>
        <w:ind w:firstLine="0"/>
        <w:rPr>
          <w:rFonts w:ascii="Times New Roman" w:hAnsi="Times New Roman" w:cs="Times New Roman"/>
          <w:b/>
          <w:bCs/>
          <w:sz w:val="28"/>
          <w:szCs w:val="28"/>
        </w:rPr>
      </w:pPr>
      <w:r w:rsidRPr="661FEE76">
        <w:rPr>
          <w:rFonts w:ascii="Times New Roman" w:hAnsi="Times New Roman" w:cs="Times New Roman"/>
          <w:b/>
          <w:bCs/>
          <w:sz w:val="28"/>
          <w:szCs w:val="28"/>
        </w:rPr>
        <w:t>Results</w:t>
      </w:r>
    </w:p>
    <w:p w14:paraId="2CB0E454" w14:textId="649FFB16" w:rsidR="00297B0B" w:rsidRDefault="1B0A79C9" w:rsidP="19194A17">
      <w:pPr>
        <w:rPr>
          <w:rFonts w:ascii="Times New Roman" w:hAnsi="Times New Roman" w:cs="Times New Roman"/>
        </w:rPr>
      </w:pPr>
      <w:r w:rsidRPr="3ABCC0A8">
        <w:rPr>
          <w:rFonts w:ascii="Times New Roman" w:hAnsi="Times New Roman" w:cs="Times New Roman"/>
        </w:rPr>
        <w:t xml:space="preserve">The </w:t>
      </w:r>
      <w:r w:rsidR="38539A2C" w:rsidRPr="3ABCC0A8">
        <w:rPr>
          <w:rFonts w:ascii="Times New Roman" w:hAnsi="Times New Roman" w:cs="Times New Roman"/>
        </w:rPr>
        <w:t>first</w:t>
      </w:r>
      <w:r w:rsidR="125B90B9" w:rsidRPr="3ABCC0A8">
        <w:rPr>
          <w:rFonts w:ascii="Times New Roman" w:hAnsi="Times New Roman" w:cs="Times New Roman"/>
        </w:rPr>
        <w:t xml:space="preserve"> </w:t>
      </w:r>
      <w:r w:rsidR="38539A2C" w:rsidRPr="3ABCC0A8">
        <w:rPr>
          <w:rFonts w:ascii="Times New Roman" w:hAnsi="Times New Roman" w:cs="Times New Roman"/>
        </w:rPr>
        <w:t xml:space="preserve">stage </w:t>
      </w:r>
      <w:r w:rsidR="6C1F3192" w:rsidRPr="3ABCC0A8">
        <w:rPr>
          <w:rFonts w:ascii="Times New Roman" w:hAnsi="Times New Roman" w:cs="Times New Roman"/>
        </w:rPr>
        <w:t xml:space="preserve">ICTRP </w:t>
      </w:r>
      <w:r w:rsidRPr="3ABCC0A8">
        <w:rPr>
          <w:rFonts w:ascii="Times New Roman" w:hAnsi="Times New Roman" w:cs="Times New Roman"/>
        </w:rPr>
        <w:t xml:space="preserve">search identified </w:t>
      </w:r>
      <w:r w:rsidR="5317D725" w:rsidRPr="3ABCC0A8">
        <w:rPr>
          <w:rFonts w:ascii="Times New Roman" w:hAnsi="Times New Roman" w:cs="Times New Roman"/>
        </w:rPr>
        <w:t>2,2</w:t>
      </w:r>
      <w:r w:rsidR="3A94D157" w:rsidRPr="3ABCC0A8">
        <w:rPr>
          <w:rFonts w:ascii="Times New Roman" w:hAnsi="Times New Roman" w:cs="Times New Roman"/>
        </w:rPr>
        <w:t>70</w:t>
      </w:r>
      <w:r w:rsidR="5317D725" w:rsidRPr="3ABCC0A8">
        <w:rPr>
          <w:rFonts w:ascii="Times New Roman" w:hAnsi="Times New Roman" w:cs="Times New Roman"/>
        </w:rPr>
        <w:t xml:space="preserve"> records </w:t>
      </w:r>
      <w:r w:rsidR="36494BE5" w:rsidRPr="3ABCC0A8">
        <w:rPr>
          <w:rFonts w:ascii="Times New Roman" w:hAnsi="Times New Roman" w:cs="Times New Roman"/>
        </w:rPr>
        <w:t>for screening</w:t>
      </w:r>
      <w:r w:rsidR="5317D725" w:rsidRPr="3ABCC0A8">
        <w:rPr>
          <w:rFonts w:ascii="Times New Roman" w:hAnsi="Times New Roman" w:cs="Times New Roman"/>
        </w:rPr>
        <w:t xml:space="preserve">. </w:t>
      </w:r>
      <w:r w:rsidR="206F63EC" w:rsidRPr="3ABCC0A8">
        <w:rPr>
          <w:rFonts w:ascii="Times New Roman" w:hAnsi="Times New Roman" w:cs="Times New Roman"/>
        </w:rPr>
        <w:t>Of these</w:t>
      </w:r>
      <w:r w:rsidR="5317D725" w:rsidRPr="3ABCC0A8">
        <w:rPr>
          <w:rFonts w:ascii="Times New Roman" w:hAnsi="Times New Roman" w:cs="Times New Roman"/>
        </w:rPr>
        <w:t xml:space="preserve">, </w:t>
      </w:r>
      <w:r w:rsidR="488F92CB" w:rsidRPr="3ABCC0A8">
        <w:rPr>
          <w:rFonts w:ascii="Times New Roman" w:hAnsi="Times New Roman" w:cs="Times New Roman"/>
        </w:rPr>
        <w:t xml:space="preserve">462 </w:t>
      </w:r>
      <w:r w:rsidR="5317D725" w:rsidRPr="3ABCC0A8">
        <w:rPr>
          <w:rFonts w:ascii="Times New Roman" w:hAnsi="Times New Roman" w:cs="Times New Roman"/>
        </w:rPr>
        <w:t>(</w:t>
      </w:r>
      <w:r w:rsidR="342D7752" w:rsidRPr="3ABCC0A8">
        <w:rPr>
          <w:rFonts w:ascii="Times New Roman" w:hAnsi="Times New Roman" w:cs="Times New Roman"/>
        </w:rPr>
        <w:t>20</w:t>
      </w:r>
      <w:r w:rsidR="5317D725" w:rsidRPr="3ABCC0A8">
        <w:rPr>
          <w:rFonts w:ascii="Times New Roman" w:hAnsi="Times New Roman" w:cs="Times New Roman"/>
        </w:rPr>
        <w:t>%) were excluded because the disease of interest was not an NTD</w:t>
      </w:r>
      <w:r w:rsidR="00EA30DA">
        <w:rPr>
          <w:rFonts w:ascii="Times New Roman" w:hAnsi="Times New Roman" w:cs="Times New Roman"/>
        </w:rPr>
        <w:t xml:space="preserve"> at all, many of the excluded studies were Leukaemia studies, for instance</w:t>
      </w:r>
      <w:r w:rsidR="324D1B19" w:rsidRPr="3ABCC0A8">
        <w:rPr>
          <w:rFonts w:ascii="Times New Roman" w:hAnsi="Times New Roman" w:cs="Times New Roman"/>
        </w:rPr>
        <w:t>.</w:t>
      </w:r>
      <w:r w:rsidR="564684DD" w:rsidRPr="3ABCC0A8">
        <w:rPr>
          <w:rFonts w:ascii="Times New Roman" w:hAnsi="Times New Roman" w:cs="Times New Roman"/>
        </w:rPr>
        <w:t xml:space="preserve"> </w:t>
      </w:r>
      <w:r w:rsidR="04620898" w:rsidRPr="3ABCC0A8">
        <w:rPr>
          <w:rFonts w:ascii="Times New Roman" w:hAnsi="Times New Roman" w:cs="Times New Roman"/>
        </w:rPr>
        <w:t xml:space="preserve">Further </w:t>
      </w:r>
      <w:r w:rsidR="00A75889">
        <w:rPr>
          <w:rFonts w:ascii="Times New Roman" w:hAnsi="Times New Roman" w:cs="Times New Roman"/>
        </w:rPr>
        <w:t xml:space="preserve">reasons for </w:t>
      </w:r>
      <w:r w:rsidR="04620898" w:rsidRPr="3ABCC0A8">
        <w:rPr>
          <w:rFonts w:ascii="Times New Roman" w:hAnsi="Times New Roman" w:cs="Times New Roman"/>
        </w:rPr>
        <w:t xml:space="preserve">exclusions </w:t>
      </w:r>
      <w:r w:rsidR="564684DD" w:rsidRPr="3ABCC0A8">
        <w:rPr>
          <w:rFonts w:ascii="Times New Roman" w:hAnsi="Times New Roman" w:cs="Times New Roman"/>
        </w:rPr>
        <w:t>were</w:t>
      </w:r>
      <w:r w:rsidR="00A75889">
        <w:rPr>
          <w:rFonts w:ascii="Times New Roman" w:hAnsi="Times New Roman" w:cs="Times New Roman"/>
        </w:rPr>
        <w:t xml:space="preserve">: </w:t>
      </w:r>
      <w:r w:rsidR="724A1F32" w:rsidRPr="3ABCC0A8">
        <w:rPr>
          <w:rFonts w:ascii="Times New Roman" w:hAnsi="Times New Roman" w:cs="Times New Roman"/>
        </w:rPr>
        <w:t>12 (</w:t>
      </w:r>
      <w:r w:rsidR="6CB99C33" w:rsidRPr="3ABCC0A8">
        <w:rPr>
          <w:rFonts w:ascii="Times New Roman" w:hAnsi="Times New Roman" w:cs="Times New Roman"/>
        </w:rPr>
        <w:t>1</w:t>
      </w:r>
      <w:r w:rsidR="724A1F32" w:rsidRPr="3ABCC0A8">
        <w:rPr>
          <w:rFonts w:ascii="Times New Roman" w:hAnsi="Times New Roman" w:cs="Times New Roman"/>
        </w:rPr>
        <w:t>%)</w:t>
      </w:r>
      <w:r w:rsidR="3805F7B2" w:rsidRPr="3ABCC0A8">
        <w:rPr>
          <w:rFonts w:ascii="Times New Roman" w:hAnsi="Times New Roman" w:cs="Times New Roman"/>
        </w:rPr>
        <w:t xml:space="preserve"> </w:t>
      </w:r>
      <w:r w:rsidR="00A75889">
        <w:rPr>
          <w:rFonts w:ascii="Times New Roman" w:hAnsi="Times New Roman" w:cs="Times New Roman"/>
        </w:rPr>
        <w:t xml:space="preserve">were </w:t>
      </w:r>
      <w:r w:rsidR="202F4CDA" w:rsidRPr="3ABCC0A8">
        <w:rPr>
          <w:rFonts w:ascii="Times New Roman" w:hAnsi="Times New Roman" w:cs="Times New Roman"/>
        </w:rPr>
        <w:t xml:space="preserve">vector </w:t>
      </w:r>
      <w:r w:rsidR="3805F7B2" w:rsidRPr="3ABCC0A8">
        <w:rPr>
          <w:rFonts w:ascii="Times New Roman" w:hAnsi="Times New Roman" w:cs="Times New Roman"/>
        </w:rPr>
        <w:t>studies</w:t>
      </w:r>
      <w:r w:rsidR="135D3B34" w:rsidRPr="3ABCC0A8">
        <w:rPr>
          <w:rFonts w:ascii="Times New Roman" w:hAnsi="Times New Roman" w:cs="Times New Roman"/>
        </w:rPr>
        <w:t xml:space="preserve"> where </w:t>
      </w:r>
      <w:r w:rsidR="00BC0165" w:rsidRPr="3ABCC0A8">
        <w:rPr>
          <w:rFonts w:ascii="Times New Roman" w:hAnsi="Times New Roman" w:cs="Times New Roman"/>
        </w:rPr>
        <w:t xml:space="preserve">the </w:t>
      </w:r>
      <w:r w:rsidR="135D3B34" w:rsidRPr="3ABCC0A8">
        <w:rPr>
          <w:rFonts w:ascii="Times New Roman" w:hAnsi="Times New Roman" w:cs="Times New Roman"/>
        </w:rPr>
        <w:t xml:space="preserve">outcome </w:t>
      </w:r>
      <w:r w:rsidR="006B3CF3" w:rsidRPr="3ABCC0A8">
        <w:rPr>
          <w:rFonts w:ascii="Times New Roman" w:hAnsi="Times New Roman" w:cs="Times New Roman"/>
        </w:rPr>
        <w:t xml:space="preserve">was </w:t>
      </w:r>
      <w:r w:rsidR="135D3B34" w:rsidRPr="3ABCC0A8">
        <w:rPr>
          <w:rFonts w:ascii="Times New Roman" w:hAnsi="Times New Roman" w:cs="Times New Roman"/>
        </w:rPr>
        <w:t>not disease</w:t>
      </w:r>
      <w:r w:rsidR="00BC0165" w:rsidRPr="3ABCC0A8">
        <w:rPr>
          <w:rFonts w:ascii="Times New Roman" w:hAnsi="Times New Roman" w:cs="Times New Roman"/>
        </w:rPr>
        <w:t>-</w:t>
      </w:r>
      <w:r w:rsidR="135D3B34" w:rsidRPr="3ABCC0A8">
        <w:rPr>
          <w:rFonts w:ascii="Times New Roman" w:hAnsi="Times New Roman" w:cs="Times New Roman"/>
        </w:rPr>
        <w:t xml:space="preserve"> or </w:t>
      </w:r>
      <w:r w:rsidR="00BC0165" w:rsidRPr="3ABCC0A8">
        <w:rPr>
          <w:rFonts w:ascii="Times New Roman" w:hAnsi="Times New Roman" w:cs="Times New Roman"/>
        </w:rPr>
        <w:t>disease-</w:t>
      </w:r>
      <w:r w:rsidR="135D3B34" w:rsidRPr="3ABCC0A8">
        <w:rPr>
          <w:rFonts w:ascii="Times New Roman" w:hAnsi="Times New Roman" w:cs="Times New Roman"/>
        </w:rPr>
        <w:t>burden</w:t>
      </w:r>
      <w:r w:rsidR="00BC0165" w:rsidRPr="3ABCC0A8">
        <w:rPr>
          <w:rFonts w:ascii="Times New Roman" w:hAnsi="Times New Roman" w:cs="Times New Roman"/>
        </w:rPr>
        <w:t>-</w:t>
      </w:r>
      <w:r w:rsidR="135D3B34" w:rsidRPr="3ABCC0A8">
        <w:rPr>
          <w:rFonts w:ascii="Times New Roman" w:hAnsi="Times New Roman" w:cs="Times New Roman"/>
        </w:rPr>
        <w:t xml:space="preserve">related, </w:t>
      </w:r>
      <w:r w:rsidR="5579F3A5" w:rsidRPr="3ABCC0A8">
        <w:rPr>
          <w:rFonts w:ascii="Times New Roman" w:hAnsi="Times New Roman" w:cs="Times New Roman"/>
        </w:rPr>
        <w:t>6 (</w:t>
      </w:r>
      <w:r w:rsidR="724E247F" w:rsidRPr="3ABCC0A8">
        <w:rPr>
          <w:rFonts w:ascii="Times New Roman" w:hAnsi="Times New Roman" w:cs="Times New Roman"/>
        </w:rPr>
        <w:t>&lt;1%</w:t>
      </w:r>
      <w:r w:rsidR="5579F3A5" w:rsidRPr="3ABCC0A8">
        <w:rPr>
          <w:rFonts w:ascii="Times New Roman" w:hAnsi="Times New Roman" w:cs="Times New Roman"/>
        </w:rPr>
        <w:t xml:space="preserve">) </w:t>
      </w:r>
      <w:r w:rsidR="724A1F32" w:rsidRPr="3ABCC0A8">
        <w:rPr>
          <w:rFonts w:ascii="Times New Roman" w:hAnsi="Times New Roman" w:cs="Times New Roman"/>
        </w:rPr>
        <w:t xml:space="preserve">were </w:t>
      </w:r>
      <w:r w:rsidR="55C8792F" w:rsidRPr="3ABCC0A8">
        <w:rPr>
          <w:rFonts w:ascii="Times New Roman" w:hAnsi="Times New Roman" w:cs="Times New Roman"/>
        </w:rPr>
        <w:t xml:space="preserve">human infection models </w:t>
      </w:r>
      <w:r w:rsidR="0A686F0F" w:rsidRPr="3ABCC0A8">
        <w:rPr>
          <w:rFonts w:ascii="Times New Roman" w:hAnsi="Times New Roman" w:cs="Times New Roman"/>
        </w:rPr>
        <w:t xml:space="preserve">where </w:t>
      </w:r>
      <w:r w:rsidR="724A1F32" w:rsidRPr="3ABCC0A8">
        <w:rPr>
          <w:rFonts w:ascii="Times New Roman" w:hAnsi="Times New Roman" w:cs="Times New Roman"/>
        </w:rPr>
        <w:t xml:space="preserve">the outcome </w:t>
      </w:r>
      <w:r w:rsidR="00BC0165" w:rsidRPr="3ABCC0A8">
        <w:rPr>
          <w:rFonts w:ascii="Times New Roman" w:hAnsi="Times New Roman" w:cs="Times New Roman"/>
        </w:rPr>
        <w:t xml:space="preserve">was </w:t>
      </w:r>
      <w:r w:rsidR="724A1F32" w:rsidRPr="3ABCC0A8">
        <w:rPr>
          <w:rFonts w:ascii="Times New Roman" w:hAnsi="Times New Roman" w:cs="Times New Roman"/>
        </w:rPr>
        <w:t>not disease</w:t>
      </w:r>
      <w:r w:rsidR="00BC0165" w:rsidRPr="3ABCC0A8">
        <w:rPr>
          <w:rFonts w:ascii="Times New Roman" w:hAnsi="Times New Roman" w:cs="Times New Roman"/>
        </w:rPr>
        <w:t>-</w:t>
      </w:r>
      <w:r w:rsidR="724A1F32" w:rsidRPr="3ABCC0A8">
        <w:rPr>
          <w:rFonts w:ascii="Times New Roman" w:hAnsi="Times New Roman" w:cs="Times New Roman"/>
        </w:rPr>
        <w:t xml:space="preserve"> or </w:t>
      </w:r>
      <w:r w:rsidR="00BC0165" w:rsidRPr="3ABCC0A8">
        <w:rPr>
          <w:rFonts w:ascii="Times New Roman" w:hAnsi="Times New Roman" w:cs="Times New Roman"/>
        </w:rPr>
        <w:t>disease-</w:t>
      </w:r>
      <w:r w:rsidR="724A1F32" w:rsidRPr="3ABCC0A8">
        <w:rPr>
          <w:rFonts w:ascii="Times New Roman" w:hAnsi="Times New Roman" w:cs="Times New Roman"/>
        </w:rPr>
        <w:t>burden</w:t>
      </w:r>
      <w:r w:rsidR="00BC0165" w:rsidRPr="3ABCC0A8">
        <w:rPr>
          <w:rFonts w:ascii="Times New Roman" w:hAnsi="Times New Roman" w:cs="Times New Roman"/>
        </w:rPr>
        <w:t>-</w:t>
      </w:r>
      <w:r w:rsidR="724A1F32" w:rsidRPr="3ABCC0A8">
        <w:rPr>
          <w:rFonts w:ascii="Times New Roman" w:hAnsi="Times New Roman" w:cs="Times New Roman"/>
        </w:rPr>
        <w:t>related</w:t>
      </w:r>
      <w:r w:rsidR="00BC0165" w:rsidRPr="3ABCC0A8">
        <w:rPr>
          <w:rFonts w:ascii="Times New Roman" w:hAnsi="Times New Roman" w:cs="Times New Roman"/>
        </w:rPr>
        <w:t>,</w:t>
      </w:r>
      <w:r w:rsidR="73AB92C6" w:rsidRPr="3ABCC0A8">
        <w:rPr>
          <w:rFonts w:ascii="Times New Roman" w:hAnsi="Times New Roman" w:cs="Times New Roman"/>
        </w:rPr>
        <w:t xml:space="preserve"> and </w:t>
      </w:r>
      <w:r w:rsidR="08E184CA" w:rsidRPr="3ABCC0A8">
        <w:rPr>
          <w:rFonts w:ascii="Times New Roman" w:hAnsi="Times New Roman" w:cs="Times New Roman"/>
        </w:rPr>
        <w:t>an</w:t>
      </w:r>
      <w:r w:rsidR="45633951" w:rsidRPr="3ABCC0A8">
        <w:rPr>
          <w:rFonts w:ascii="Times New Roman" w:hAnsi="Times New Roman" w:cs="Times New Roman"/>
        </w:rPr>
        <w:t xml:space="preserve"> additional</w:t>
      </w:r>
      <w:r w:rsidR="457BC9F0" w:rsidRPr="3ABCC0A8">
        <w:rPr>
          <w:rFonts w:ascii="Times New Roman" w:hAnsi="Times New Roman" w:cs="Times New Roman"/>
        </w:rPr>
        <w:t xml:space="preserve"> </w:t>
      </w:r>
      <w:r w:rsidR="4D9A4889" w:rsidRPr="3ABCC0A8">
        <w:rPr>
          <w:rFonts w:ascii="Times New Roman" w:hAnsi="Times New Roman" w:cs="Times New Roman"/>
        </w:rPr>
        <w:t>3</w:t>
      </w:r>
      <w:r w:rsidR="73AB92C6" w:rsidRPr="3ABCC0A8">
        <w:rPr>
          <w:rFonts w:ascii="Times New Roman" w:hAnsi="Times New Roman" w:cs="Times New Roman"/>
        </w:rPr>
        <w:t xml:space="preserve">4 </w:t>
      </w:r>
      <w:r w:rsidR="617D9147" w:rsidRPr="3ABCC0A8">
        <w:rPr>
          <w:rFonts w:ascii="Times New Roman" w:hAnsi="Times New Roman" w:cs="Times New Roman"/>
        </w:rPr>
        <w:t>(1%)</w:t>
      </w:r>
      <w:r w:rsidR="73AB92C6" w:rsidRPr="3ABCC0A8">
        <w:rPr>
          <w:rFonts w:ascii="Times New Roman" w:hAnsi="Times New Roman" w:cs="Times New Roman"/>
        </w:rPr>
        <w:t xml:space="preserve"> </w:t>
      </w:r>
      <w:r w:rsidR="31ECC7F8" w:rsidRPr="3ABCC0A8">
        <w:rPr>
          <w:rFonts w:ascii="Times New Roman" w:hAnsi="Times New Roman" w:cs="Times New Roman"/>
        </w:rPr>
        <w:t>studies</w:t>
      </w:r>
      <w:r w:rsidR="0B38EE6E" w:rsidRPr="3ABCC0A8">
        <w:rPr>
          <w:rFonts w:ascii="Times New Roman" w:hAnsi="Times New Roman" w:cs="Times New Roman"/>
        </w:rPr>
        <w:t xml:space="preserve"> </w:t>
      </w:r>
      <w:r w:rsidR="63A6A6A5" w:rsidRPr="3ABCC0A8">
        <w:rPr>
          <w:rFonts w:ascii="Times New Roman" w:hAnsi="Times New Roman" w:cs="Times New Roman"/>
        </w:rPr>
        <w:t>did not focus on</w:t>
      </w:r>
      <w:r w:rsidR="73AB92C6" w:rsidRPr="3ABCC0A8">
        <w:rPr>
          <w:rFonts w:ascii="Times New Roman" w:hAnsi="Times New Roman" w:cs="Times New Roman"/>
        </w:rPr>
        <w:t xml:space="preserve"> an NTD outcome, burden or treatment</w:t>
      </w:r>
      <w:r w:rsidR="5317D725" w:rsidRPr="3ABCC0A8">
        <w:rPr>
          <w:rFonts w:ascii="Times New Roman" w:hAnsi="Times New Roman" w:cs="Times New Roman"/>
        </w:rPr>
        <w:t>. Of the remaining 1</w:t>
      </w:r>
      <w:r w:rsidR="4DF9F078" w:rsidRPr="3ABCC0A8">
        <w:rPr>
          <w:rFonts w:ascii="Times New Roman" w:hAnsi="Times New Roman" w:cs="Times New Roman"/>
        </w:rPr>
        <w:t>,</w:t>
      </w:r>
      <w:r w:rsidR="5317D725" w:rsidRPr="3ABCC0A8">
        <w:rPr>
          <w:rFonts w:ascii="Times New Roman" w:hAnsi="Times New Roman" w:cs="Times New Roman"/>
        </w:rPr>
        <w:t>75</w:t>
      </w:r>
      <w:r w:rsidR="78745424" w:rsidRPr="3ABCC0A8">
        <w:rPr>
          <w:rFonts w:ascii="Times New Roman" w:hAnsi="Times New Roman" w:cs="Times New Roman"/>
        </w:rPr>
        <w:t>6</w:t>
      </w:r>
      <w:r w:rsidR="5317D725" w:rsidRPr="3ABCC0A8">
        <w:rPr>
          <w:rFonts w:ascii="Times New Roman" w:hAnsi="Times New Roman" w:cs="Times New Roman"/>
        </w:rPr>
        <w:t xml:space="preserve"> records, 315 </w:t>
      </w:r>
      <w:r w:rsidR="7FA1DD69" w:rsidRPr="3ABCC0A8">
        <w:rPr>
          <w:rFonts w:ascii="Times New Roman" w:hAnsi="Times New Roman" w:cs="Times New Roman"/>
        </w:rPr>
        <w:t xml:space="preserve">(18%) </w:t>
      </w:r>
      <w:r w:rsidR="5317D725" w:rsidRPr="3ABCC0A8">
        <w:rPr>
          <w:rFonts w:ascii="Times New Roman" w:hAnsi="Times New Roman" w:cs="Times New Roman"/>
        </w:rPr>
        <w:t xml:space="preserve">included one </w:t>
      </w:r>
      <w:r w:rsidR="43C0EBB2" w:rsidRPr="3ABCC0A8">
        <w:rPr>
          <w:rFonts w:ascii="Times New Roman" w:hAnsi="Times New Roman" w:cs="Times New Roman"/>
        </w:rPr>
        <w:t xml:space="preserve">or more </w:t>
      </w:r>
      <w:r w:rsidR="20162873" w:rsidRPr="3ABCC0A8">
        <w:rPr>
          <w:rFonts w:ascii="Times New Roman" w:hAnsi="Times New Roman" w:cs="Times New Roman"/>
        </w:rPr>
        <w:t>selected</w:t>
      </w:r>
      <w:r w:rsidR="0964F712" w:rsidRPr="3ABCC0A8">
        <w:rPr>
          <w:rFonts w:ascii="Times New Roman" w:hAnsi="Times New Roman" w:cs="Times New Roman"/>
        </w:rPr>
        <w:t xml:space="preserve"> </w:t>
      </w:r>
      <w:r w:rsidR="00BC0165" w:rsidRPr="3ABCC0A8">
        <w:rPr>
          <w:rFonts w:ascii="Times New Roman" w:hAnsi="Times New Roman" w:cs="Times New Roman"/>
        </w:rPr>
        <w:t>NTDs</w:t>
      </w:r>
      <w:r w:rsidR="40B00BCB" w:rsidRPr="3ABCC0A8">
        <w:rPr>
          <w:rFonts w:ascii="Times New Roman" w:hAnsi="Times New Roman" w:cs="Times New Roman"/>
        </w:rPr>
        <w:t>:</w:t>
      </w:r>
      <w:r w:rsidR="215F8C97" w:rsidRPr="3ABCC0A8">
        <w:rPr>
          <w:rFonts w:ascii="Times New Roman" w:hAnsi="Times New Roman" w:cs="Times New Roman"/>
        </w:rPr>
        <w:t xml:space="preserve"> </w:t>
      </w:r>
      <w:r w:rsidR="4D2EAD5C" w:rsidRPr="3ABCC0A8">
        <w:rPr>
          <w:rFonts w:ascii="Times New Roman" w:hAnsi="Times New Roman" w:cs="Times New Roman"/>
        </w:rPr>
        <w:t>Chagas</w:t>
      </w:r>
      <w:r w:rsidR="435FD4EF" w:rsidRPr="3ABCC0A8">
        <w:rPr>
          <w:rFonts w:ascii="Times New Roman" w:hAnsi="Times New Roman" w:cs="Times New Roman"/>
        </w:rPr>
        <w:t xml:space="preserve"> </w:t>
      </w:r>
      <w:r w:rsidR="4963A8D5" w:rsidRPr="09A8D9AE">
        <w:rPr>
          <w:rFonts w:ascii="Times New Roman" w:hAnsi="Times New Roman" w:cs="Times New Roman"/>
        </w:rPr>
        <w:t xml:space="preserve">disease </w:t>
      </w:r>
      <w:r w:rsidR="435FD4EF" w:rsidRPr="3ABCC0A8">
        <w:rPr>
          <w:rFonts w:ascii="Times New Roman" w:hAnsi="Times New Roman" w:cs="Times New Roman"/>
        </w:rPr>
        <w:t>(</w:t>
      </w:r>
      <w:r w:rsidR="435FD4EF" w:rsidRPr="3ABCC0A8">
        <w:rPr>
          <w:rFonts w:ascii="Times New Roman" w:hAnsi="Times New Roman" w:cs="Times New Roman"/>
          <w:i/>
          <w:iCs/>
        </w:rPr>
        <w:t>n</w:t>
      </w:r>
      <w:r w:rsidR="435FD4EF" w:rsidRPr="3ABCC0A8">
        <w:rPr>
          <w:rFonts w:ascii="Times New Roman" w:hAnsi="Times New Roman" w:cs="Times New Roman"/>
        </w:rPr>
        <w:t>=</w:t>
      </w:r>
      <w:r w:rsidR="30D86A59" w:rsidRPr="3ABCC0A8">
        <w:rPr>
          <w:rFonts w:ascii="Times New Roman" w:hAnsi="Times New Roman" w:cs="Times New Roman"/>
        </w:rPr>
        <w:t>88</w:t>
      </w:r>
      <w:r w:rsidR="435FD4EF" w:rsidRPr="3ABCC0A8">
        <w:rPr>
          <w:rFonts w:ascii="Times New Roman" w:hAnsi="Times New Roman" w:cs="Times New Roman"/>
        </w:rPr>
        <w:t>)</w:t>
      </w:r>
      <w:r w:rsidR="4D2EAD5C" w:rsidRPr="3ABCC0A8">
        <w:rPr>
          <w:rFonts w:ascii="Times New Roman" w:hAnsi="Times New Roman" w:cs="Times New Roman"/>
        </w:rPr>
        <w:t>,</w:t>
      </w:r>
      <w:r w:rsidR="504C6C7D" w:rsidRPr="3ABCC0A8">
        <w:rPr>
          <w:rFonts w:ascii="Times New Roman" w:hAnsi="Times New Roman" w:cs="Times New Roman"/>
        </w:rPr>
        <w:t xml:space="preserve"> schistosomiasis</w:t>
      </w:r>
      <w:r w:rsidR="790ECFEB" w:rsidRPr="3ABCC0A8">
        <w:rPr>
          <w:rFonts w:ascii="Times New Roman" w:hAnsi="Times New Roman" w:cs="Times New Roman"/>
        </w:rPr>
        <w:t xml:space="preserve"> </w:t>
      </w:r>
      <w:r w:rsidR="033E417E" w:rsidRPr="3ABCC0A8">
        <w:rPr>
          <w:rFonts w:ascii="Times New Roman" w:hAnsi="Times New Roman" w:cs="Times New Roman"/>
        </w:rPr>
        <w:t>(</w:t>
      </w:r>
      <w:r w:rsidR="790ECFEB" w:rsidRPr="3ABCC0A8">
        <w:rPr>
          <w:rFonts w:ascii="Times New Roman" w:hAnsi="Times New Roman" w:cs="Times New Roman"/>
          <w:i/>
          <w:iCs/>
        </w:rPr>
        <w:t>n</w:t>
      </w:r>
      <w:r w:rsidR="790ECFEB" w:rsidRPr="3ABCC0A8">
        <w:rPr>
          <w:rFonts w:ascii="Times New Roman" w:hAnsi="Times New Roman" w:cs="Times New Roman"/>
        </w:rPr>
        <w:t>=</w:t>
      </w:r>
      <w:r w:rsidR="23830C4B" w:rsidRPr="3ABCC0A8">
        <w:rPr>
          <w:rFonts w:ascii="Times New Roman" w:hAnsi="Times New Roman" w:cs="Times New Roman"/>
        </w:rPr>
        <w:t>102</w:t>
      </w:r>
      <w:r w:rsidR="7A447A3A" w:rsidRPr="3ABCC0A8">
        <w:rPr>
          <w:rFonts w:ascii="Times New Roman" w:hAnsi="Times New Roman" w:cs="Times New Roman"/>
        </w:rPr>
        <w:t>)</w:t>
      </w:r>
      <w:r w:rsidR="23830C4B" w:rsidRPr="3ABCC0A8">
        <w:rPr>
          <w:rFonts w:ascii="Times New Roman" w:hAnsi="Times New Roman" w:cs="Times New Roman"/>
        </w:rPr>
        <w:t xml:space="preserve">, </w:t>
      </w:r>
      <w:r w:rsidR="12846406" w:rsidRPr="3ABCC0A8">
        <w:rPr>
          <w:rFonts w:ascii="Times New Roman" w:hAnsi="Times New Roman" w:cs="Times New Roman"/>
        </w:rPr>
        <w:t>STH (</w:t>
      </w:r>
      <w:r w:rsidR="0C515036" w:rsidRPr="3ABCC0A8">
        <w:rPr>
          <w:rFonts w:ascii="Times New Roman" w:hAnsi="Times New Roman" w:cs="Times New Roman"/>
          <w:i/>
          <w:iCs/>
        </w:rPr>
        <w:t>n</w:t>
      </w:r>
      <w:r w:rsidR="0C515036" w:rsidRPr="3ABCC0A8">
        <w:rPr>
          <w:rFonts w:ascii="Times New Roman" w:hAnsi="Times New Roman" w:cs="Times New Roman"/>
        </w:rPr>
        <w:t>=</w:t>
      </w:r>
      <w:r w:rsidR="09BE2332" w:rsidRPr="3ABCC0A8">
        <w:rPr>
          <w:rFonts w:ascii="Times New Roman" w:hAnsi="Times New Roman" w:cs="Times New Roman"/>
        </w:rPr>
        <w:t>48</w:t>
      </w:r>
      <w:r w:rsidR="0C515036" w:rsidRPr="3ABCC0A8">
        <w:rPr>
          <w:rFonts w:ascii="Times New Roman" w:hAnsi="Times New Roman" w:cs="Times New Roman"/>
        </w:rPr>
        <w:t xml:space="preserve">) </w:t>
      </w:r>
      <w:r w:rsidR="504C6C7D" w:rsidRPr="3ABCC0A8">
        <w:rPr>
          <w:rFonts w:ascii="Times New Roman" w:hAnsi="Times New Roman" w:cs="Times New Roman"/>
        </w:rPr>
        <w:t>and VL</w:t>
      </w:r>
      <w:r w:rsidR="70F8B46C" w:rsidRPr="3ABCC0A8">
        <w:rPr>
          <w:rFonts w:ascii="Times New Roman" w:hAnsi="Times New Roman" w:cs="Times New Roman"/>
        </w:rPr>
        <w:t xml:space="preserve"> </w:t>
      </w:r>
      <w:r w:rsidR="7E7EC914" w:rsidRPr="3ABCC0A8">
        <w:rPr>
          <w:rFonts w:ascii="Times New Roman" w:hAnsi="Times New Roman" w:cs="Times New Roman"/>
        </w:rPr>
        <w:t>(</w:t>
      </w:r>
      <w:r w:rsidR="7E7EC914" w:rsidRPr="3ABCC0A8">
        <w:rPr>
          <w:rFonts w:ascii="Times New Roman" w:hAnsi="Times New Roman" w:cs="Times New Roman"/>
          <w:i/>
          <w:iCs/>
        </w:rPr>
        <w:t>n</w:t>
      </w:r>
      <w:r w:rsidR="7E7EC914" w:rsidRPr="3ABCC0A8">
        <w:rPr>
          <w:rFonts w:ascii="Times New Roman" w:hAnsi="Times New Roman" w:cs="Times New Roman"/>
        </w:rPr>
        <w:t>=</w:t>
      </w:r>
      <w:r w:rsidR="2DF2C76A" w:rsidRPr="3ABCC0A8">
        <w:rPr>
          <w:rFonts w:ascii="Times New Roman" w:hAnsi="Times New Roman" w:cs="Times New Roman"/>
        </w:rPr>
        <w:t>84</w:t>
      </w:r>
      <w:r w:rsidR="7E7EC914" w:rsidRPr="3ABCC0A8">
        <w:rPr>
          <w:rFonts w:ascii="Times New Roman" w:hAnsi="Times New Roman" w:cs="Times New Roman"/>
        </w:rPr>
        <w:t xml:space="preserve">) </w:t>
      </w:r>
      <w:r w:rsidRPr="3ABCC0A8">
        <w:rPr>
          <w:rFonts w:ascii="Times New Roman" w:hAnsi="Times New Roman" w:cs="Times New Roman"/>
        </w:rPr>
        <w:t>(Fig</w:t>
      </w:r>
      <w:del w:id="10" w:author="Kannan.RK" w:date="2026-05-06T13:47:00Z">
        <w:r w:rsidRPr="3ABCC0A8" w:rsidDel="00D0422D">
          <w:rPr>
            <w:rFonts w:ascii="Times New Roman" w:hAnsi="Times New Roman" w:cs="Times New Roman"/>
          </w:rPr>
          <w:delText>ure</w:delText>
        </w:r>
      </w:del>
      <w:r w:rsidRPr="3ABCC0A8">
        <w:rPr>
          <w:rFonts w:ascii="Times New Roman" w:hAnsi="Times New Roman" w:cs="Times New Roman"/>
        </w:rPr>
        <w:t xml:space="preserve"> 1)</w:t>
      </w:r>
      <w:r w:rsidR="35496C4E" w:rsidRPr="3ABCC0A8">
        <w:rPr>
          <w:rFonts w:ascii="Times New Roman" w:hAnsi="Times New Roman" w:cs="Times New Roman"/>
        </w:rPr>
        <w:t xml:space="preserve">. </w:t>
      </w:r>
      <w:r w:rsidR="744E2D16" w:rsidRPr="3ABCC0A8">
        <w:rPr>
          <w:rFonts w:ascii="Times New Roman" w:hAnsi="Times New Roman" w:cs="Times New Roman"/>
        </w:rPr>
        <w:t xml:space="preserve">Of the </w:t>
      </w:r>
      <w:r w:rsidR="7842AA08" w:rsidRPr="3ABCC0A8">
        <w:rPr>
          <w:rFonts w:ascii="Times New Roman" w:hAnsi="Times New Roman" w:cs="Times New Roman"/>
        </w:rPr>
        <w:t>315 included for analysis</w:t>
      </w:r>
      <w:r w:rsidR="744E2D16" w:rsidRPr="3ABCC0A8">
        <w:rPr>
          <w:rFonts w:ascii="Times New Roman" w:hAnsi="Times New Roman" w:cs="Times New Roman"/>
        </w:rPr>
        <w:t xml:space="preserve">, </w:t>
      </w:r>
      <w:r w:rsidR="504C6C7D" w:rsidRPr="3ABCC0A8">
        <w:rPr>
          <w:rFonts w:ascii="Times New Roman" w:hAnsi="Times New Roman" w:cs="Times New Roman"/>
        </w:rPr>
        <w:t xml:space="preserve">7 (2%) </w:t>
      </w:r>
      <w:r w:rsidR="27EF8BDA" w:rsidRPr="3ABCC0A8">
        <w:rPr>
          <w:rFonts w:ascii="Times New Roman" w:hAnsi="Times New Roman" w:cs="Times New Roman"/>
        </w:rPr>
        <w:t xml:space="preserve">assessed </w:t>
      </w:r>
      <w:r w:rsidR="504C6C7D" w:rsidRPr="3ABCC0A8">
        <w:rPr>
          <w:rFonts w:ascii="Times New Roman" w:hAnsi="Times New Roman" w:cs="Times New Roman"/>
        </w:rPr>
        <w:t xml:space="preserve">two of the four targeted NTDs (2 </w:t>
      </w:r>
      <w:r w:rsidR="739070FD" w:rsidRPr="3ABCC0A8">
        <w:rPr>
          <w:rFonts w:ascii="Times New Roman" w:hAnsi="Times New Roman" w:cs="Times New Roman"/>
        </w:rPr>
        <w:t>Chagas disease</w:t>
      </w:r>
      <w:r w:rsidR="504C6C7D" w:rsidRPr="3ABCC0A8">
        <w:rPr>
          <w:rFonts w:ascii="Times New Roman" w:hAnsi="Times New Roman" w:cs="Times New Roman"/>
        </w:rPr>
        <w:t xml:space="preserve"> </w:t>
      </w:r>
      <w:r w:rsidR="00BC0165" w:rsidRPr="3ABCC0A8">
        <w:rPr>
          <w:rFonts w:ascii="Times New Roman" w:hAnsi="Times New Roman" w:cs="Times New Roman"/>
        </w:rPr>
        <w:t>and s</w:t>
      </w:r>
      <w:r w:rsidR="504C6C7D" w:rsidRPr="3ABCC0A8">
        <w:rPr>
          <w:rFonts w:ascii="Times New Roman" w:hAnsi="Times New Roman" w:cs="Times New Roman"/>
        </w:rPr>
        <w:t xml:space="preserve">chistosomiasis, 5 STH </w:t>
      </w:r>
      <w:r w:rsidR="00BC0165" w:rsidRPr="3ABCC0A8">
        <w:rPr>
          <w:rFonts w:ascii="Times New Roman" w:hAnsi="Times New Roman" w:cs="Times New Roman"/>
        </w:rPr>
        <w:t>and s</w:t>
      </w:r>
      <w:r w:rsidR="504C6C7D" w:rsidRPr="3ABCC0A8">
        <w:rPr>
          <w:rFonts w:ascii="Times New Roman" w:hAnsi="Times New Roman" w:cs="Times New Roman"/>
        </w:rPr>
        <w:t>chistosomiasis)</w:t>
      </w:r>
      <w:r w:rsidR="1BFE43E4" w:rsidRPr="3ABCC0A8">
        <w:rPr>
          <w:rFonts w:ascii="Times New Roman" w:hAnsi="Times New Roman" w:cs="Times New Roman"/>
        </w:rPr>
        <w:t>;</w:t>
      </w:r>
      <w:r w:rsidR="52721BED" w:rsidRPr="3ABCC0A8">
        <w:rPr>
          <w:rFonts w:ascii="Times New Roman" w:hAnsi="Times New Roman" w:cs="Times New Roman"/>
        </w:rPr>
        <w:t xml:space="preserve"> these studies </w:t>
      </w:r>
      <w:r w:rsidR="005459E2" w:rsidRPr="3ABCC0A8">
        <w:rPr>
          <w:rFonts w:ascii="Times New Roman" w:hAnsi="Times New Roman" w:cs="Times New Roman"/>
        </w:rPr>
        <w:t xml:space="preserve">were </w:t>
      </w:r>
      <w:r w:rsidR="52721BED" w:rsidRPr="3ABCC0A8">
        <w:rPr>
          <w:rFonts w:ascii="Times New Roman" w:hAnsi="Times New Roman" w:cs="Times New Roman"/>
        </w:rPr>
        <w:t xml:space="preserve">included in the counts for </w:t>
      </w:r>
      <w:r w:rsidR="005459E2" w:rsidRPr="3ABCC0A8">
        <w:rPr>
          <w:rFonts w:ascii="Times New Roman" w:hAnsi="Times New Roman" w:cs="Times New Roman"/>
        </w:rPr>
        <w:t xml:space="preserve">each of </w:t>
      </w:r>
      <w:r w:rsidR="52721BED" w:rsidRPr="3ABCC0A8">
        <w:rPr>
          <w:rFonts w:ascii="Times New Roman" w:hAnsi="Times New Roman" w:cs="Times New Roman"/>
        </w:rPr>
        <w:t>their respective diseases</w:t>
      </w:r>
      <w:r w:rsidR="45585790" w:rsidRPr="3ABCC0A8">
        <w:rPr>
          <w:rFonts w:ascii="Times New Roman" w:hAnsi="Times New Roman" w:cs="Times New Roman"/>
        </w:rPr>
        <w:t xml:space="preserve"> </w:t>
      </w:r>
      <w:r w:rsidR="11825874" w:rsidRPr="3ABCC0A8">
        <w:rPr>
          <w:rFonts w:ascii="Times New Roman" w:hAnsi="Times New Roman" w:cs="Times New Roman"/>
        </w:rPr>
        <w:t>(</w:t>
      </w:r>
      <w:r w:rsidR="744E2D16" w:rsidRPr="3ABCC0A8">
        <w:rPr>
          <w:rFonts w:ascii="Times New Roman" w:hAnsi="Times New Roman" w:cs="Times New Roman"/>
        </w:rPr>
        <w:t>Table 1</w:t>
      </w:r>
      <w:r w:rsidR="15652017" w:rsidRPr="3ABCC0A8">
        <w:rPr>
          <w:rFonts w:ascii="Times New Roman" w:hAnsi="Times New Roman" w:cs="Times New Roman"/>
        </w:rPr>
        <w:t>)</w:t>
      </w:r>
      <w:r w:rsidR="744E2D16" w:rsidRPr="3ABCC0A8">
        <w:rPr>
          <w:rFonts w:ascii="Times New Roman" w:hAnsi="Times New Roman" w:cs="Times New Roman"/>
        </w:rPr>
        <w:t>.</w:t>
      </w:r>
    </w:p>
    <w:p w14:paraId="65690974" w14:textId="1753BADB" w:rsidR="003852EC" w:rsidRDefault="003852EC" w:rsidP="003852EC">
      <w:pPr>
        <w:ind w:firstLine="0"/>
        <w:jc w:val="center"/>
      </w:pPr>
    </w:p>
    <w:p w14:paraId="099C8601" w14:textId="77777777" w:rsidR="003852EC" w:rsidRDefault="003852EC" w:rsidP="003852EC">
      <w:pPr>
        <w:ind w:firstLine="0"/>
        <w:rPr>
          <w:rFonts w:ascii="Times New Roman" w:eastAsia="Times New Roman" w:hAnsi="Times New Roman" w:cs="Times New Roman"/>
          <w:b/>
          <w:bCs/>
          <w:color w:val="000000" w:themeColor="text1"/>
        </w:rPr>
      </w:pPr>
      <w:r w:rsidRPr="3A6DC042">
        <w:rPr>
          <w:rFonts w:ascii="Times New Roman" w:eastAsia="Times New Roman" w:hAnsi="Times New Roman" w:cs="Times New Roman"/>
          <w:b/>
          <w:bCs/>
          <w:color w:val="000000" w:themeColor="text1"/>
        </w:rPr>
        <w:t>Fig</w:t>
      </w:r>
      <w:del w:id="11" w:author="Kannan.RK" w:date="2026-05-06T13:48:00Z">
        <w:r w:rsidRPr="3A6DC042" w:rsidDel="00373766">
          <w:rPr>
            <w:rFonts w:ascii="Times New Roman" w:eastAsia="Times New Roman" w:hAnsi="Times New Roman" w:cs="Times New Roman"/>
            <w:b/>
            <w:bCs/>
            <w:color w:val="000000" w:themeColor="text1"/>
          </w:rPr>
          <w:delText>ure</w:delText>
        </w:r>
      </w:del>
      <w:r w:rsidRPr="3A6DC042">
        <w:rPr>
          <w:rFonts w:ascii="Times New Roman" w:eastAsia="Times New Roman" w:hAnsi="Times New Roman" w:cs="Times New Roman"/>
          <w:b/>
          <w:bCs/>
          <w:color w:val="000000" w:themeColor="text1"/>
        </w:rPr>
        <w:t xml:space="preserve"> 1: PRISMA flowchart of ICTRP record extraction.</w:t>
      </w:r>
    </w:p>
    <w:p w14:paraId="4DE21802" w14:textId="77777777" w:rsidR="00A87EAB" w:rsidRDefault="00A87EAB" w:rsidP="003852EC">
      <w:pPr>
        <w:ind w:firstLine="0"/>
        <w:rPr>
          <w:rFonts w:ascii="Calibri" w:eastAsia="Calibri" w:hAnsi="Calibri" w:cs="Calibri"/>
          <w:color w:val="000000" w:themeColor="text1"/>
          <w:sz w:val="20"/>
          <w:szCs w:val="20"/>
        </w:rPr>
      </w:pPr>
    </w:p>
    <w:tbl>
      <w:tblPr>
        <w:tblStyle w:val="TableGrid"/>
        <w:tblW w:w="9074" w:type="dxa"/>
        <w:tblInd w:w="-5" w:type="dxa"/>
        <w:tblBorders>
          <w:insideH w:val="none" w:sz="0" w:space="0" w:color="auto"/>
          <w:insideV w:val="none" w:sz="0" w:space="0" w:color="auto"/>
        </w:tblBorders>
        <w:tblLayout w:type="fixed"/>
        <w:tblLook w:val="04A0" w:firstRow="1" w:lastRow="0" w:firstColumn="1" w:lastColumn="0" w:noHBand="0" w:noVBand="1"/>
      </w:tblPr>
      <w:tblGrid>
        <w:gridCol w:w="2726"/>
        <w:gridCol w:w="1587"/>
        <w:gridCol w:w="1587"/>
        <w:gridCol w:w="1587"/>
        <w:gridCol w:w="1587"/>
      </w:tblGrid>
      <w:tr w:rsidR="00BC1374" w14:paraId="78ABCB44" w14:textId="77777777" w:rsidTr="00D75C48">
        <w:tc>
          <w:tcPr>
            <w:tcW w:w="2726" w:type="dxa"/>
            <w:tcBorders>
              <w:top w:val="single" w:sz="4" w:space="0" w:color="auto"/>
              <w:bottom w:val="single" w:sz="4" w:space="0" w:color="auto"/>
            </w:tcBorders>
            <w:shd w:val="clear" w:color="auto" w:fill="auto"/>
          </w:tcPr>
          <w:p w14:paraId="12D479BD" w14:textId="77777777" w:rsidR="00A87EAB" w:rsidRPr="00505E96" w:rsidRDefault="00A87EAB" w:rsidP="003852EC">
            <w:pPr>
              <w:ind w:firstLine="0"/>
              <w:rPr>
                <w:rFonts w:ascii="Times New Roman" w:eastAsia="Calibri" w:hAnsi="Times New Roman" w:cs="Times New Roman"/>
                <w:b/>
                <w:bCs/>
                <w:color w:val="000000" w:themeColor="text1"/>
                <w:sz w:val="20"/>
                <w:szCs w:val="20"/>
              </w:rPr>
            </w:pPr>
          </w:p>
        </w:tc>
        <w:tc>
          <w:tcPr>
            <w:tcW w:w="1587" w:type="dxa"/>
            <w:tcBorders>
              <w:top w:val="single" w:sz="4" w:space="0" w:color="auto"/>
              <w:bottom w:val="single" w:sz="4" w:space="0" w:color="auto"/>
            </w:tcBorders>
            <w:shd w:val="clear" w:color="auto" w:fill="auto"/>
          </w:tcPr>
          <w:p w14:paraId="7C4EF54A" w14:textId="53A50860" w:rsidR="00A87EAB" w:rsidRPr="00505E96" w:rsidRDefault="00A87EAB" w:rsidP="00505E96">
            <w:pPr>
              <w:ind w:firstLine="0"/>
              <w:jc w:val="center"/>
              <w:rPr>
                <w:rFonts w:ascii="Times New Roman" w:eastAsia="Calibri" w:hAnsi="Times New Roman" w:cs="Times New Roman"/>
                <w:b/>
                <w:bCs/>
                <w:color w:val="000000" w:themeColor="text1"/>
                <w:sz w:val="20"/>
                <w:szCs w:val="20"/>
              </w:rPr>
            </w:pPr>
            <w:r w:rsidRPr="00505E96">
              <w:rPr>
                <w:rFonts w:ascii="Times New Roman" w:eastAsia="Calibri" w:hAnsi="Times New Roman" w:cs="Times New Roman"/>
                <w:b/>
                <w:bCs/>
                <w:color w:val="000000" w:themeColor="text1"/>
                <w:sz w:val="20"/>
                <w:szCs w:val="20"/>
              </w:rPr>
              <w:t>Chagas Disease</w:t>
            </w:r>
          </w:p>
        </w:tc>
        <w:tc>
          <w:tcPr>
            <w:tcW w:w="1587" w:type="dxa"/>
            <w:tcBorders>
              <w:top w:val="single" w:sz="4" w:space="0" w:color="auto"/>
              <w:bottom w:val="single" w:sz="4" w:space="0" w:color="auto"/>
            </w:tcBorders>
            <w:shd w:val="clear" w:color="auto" w:fill="auto"/>
          </w:tcPr>
          <w:p w14:paraId="7C2514F9" w14:textId="25D2D7BA" w:rsidR="00A87EAB" w:rsidRPr="00505E96" w:rsidRDefault="00A87EAB" w:rsidP="00505E96">
            <w:pPr>
              <w:ind w:firstLine="0"/>
              <w:jc w:val="center"/>
              <w:rPr>
                <w:rFonts w:ascii="Times New Roman" w:eastAsia="Calibri" w:hAnsi="Times New Roman" w:cs="Times New Roman"/>
                <w:b/>
                <w:bCs/>
                <w:color w:val="000000" w:themeColor="text1"/>
                <w:sz w:val="20"/>
                <w:szCs w:val="20"/>
              </w:rPr>
            </w:pPr>
            <w:r w:rsidRPr="00505E96">
              <w:rPr>
                <w:rFonts w:ascii="Times New Roman" w:eastAsia="Calibri" w:hAnsi="Times New Roman" w:cs="Times New Roman"/>
                <w:b/>
                <w:bCs/>
                <w:color w:val="000000" w:themeColor="text1"/>
                <w:sz w:val="20"/>
                <w:szCs w:val="20"/>
              </w:rPr>
              <w:t>Schistosomiasis</w:t>
            </w:r>
          </w:p>
        </w:tc>
        <w:tc>
          <w:tcPr>
            <w:tcW w:w="1587" w:type="dxa"/>
            <w:tcBorders>
              <w:top w:val="single" w:sz="4" w:space="0" w:color="auto"/>
              <w:bottom w:val="single" w:sz="4" w:space="0" w:color="auto"/>
            </w:tcBorders>
            <w:shd w:val="clear" w:color="auto" w:fill="auto"/>
          </w:tcPr>
          <w:p w14:paraId="35A28B12" w14:textId="40478CCD" w:rsidR="00A87EAB" w:rsidRPr="00505E96" w:rsidRDefault="00A87EAB" w:rsidP="00505E96">
            <w:pPr>
              <w:ind w:firstLine="0"/>
              <w:jc w:val="center"/>
              <w:rPr>
                <w:rFonts w:ascii="Times New Roman" w:eastAsia="Calibri" w:hAnsi="Times New Roman" w:cs="Times New Roman"/>
                <w:b/>
                <w:bCs/>
                <w:color w:val="000000" w:themeColor="text1"/>
                <w:sz w:val="20"/>
                <w:szCs w:val="20"/>
              </w:rPr>
            </w:pPr>
            <w:r w:rsidRPr="00505E96">
              <w:rPr>
                <w:rFonts w:ascii="Times New Roman" w:eastAsia="Calibri" w:hAnsi="Times New Roman" w:cs="Times New Roman"/>
                <w:b/>
                <w:bCs/>
                <w:color w:val="000000" w:themeColor="text1"/>
                <w:sz w:val="20"/>
                <w:szCs w:val="20"/>
              </w:rPr>
              <w:t>Soil-transmitted helminthiasis</w:t>
            </w:r>
          </w:p>
        </w:tc>
        <w:tc>
          <w:tcPr>
            <w:tcW w:w="1587" w:type="dxa"/>
            <w:tcBorders>
              <w:top w:val="single" w:sz="4" w:space="0" w:color="auto"/>
              <w:bottom w:val="single" w:sz="4" w:space="0" w:color="auto"/>
            </w:tcBorders>
            <w:shd w:val="clear" w:color="auto" w:fill="auto"/>
          </w:tcPr>
          <w:p w14:paraId="37BDF9B2" w14:textId="032711CD" w:rsidR="00A87EAB" w:rsidRPr="00505E96" w:rsidRDefault="00A87EAB" w:rsidP="00505E96">
            <w:pPr>
              <w:ind w:firstLine="0"/>
              <w:jc w:val="center"/>
              <w:rPr>
                <w:rFonts w:ascii="Times New Roman" w:eastAsia="Calibri" w:hAnsi="Times New Roman" w:cs="Times New Roman"/>
                <w:b/>
                <w:bCs/>
                <w:color w:val="000000" w:themeColor="text1"/>
                <w:sz w:val="20"/>
                <w:szCs w:val="20"/>
              </w:rPr>
            </w:pPr>
            <w:r w:rsidRPr="00505E96">
              <w:rPr>
                <w:rFonts w:ascii="Times New Roman" w:eastAsia="Calibri" w:hAnsi="Times New Roman" w:cs="Times New Roman"/>
                <w:b/>
                <w:bCs/>
                <w:color w:val="000000" w:themeColor="text1"/>
                <w:sz w:val="20"/>
                <w:szCs w:val="20"/>
              </w:rPr>
              <w:t>Visceral leishmaniasis</w:t>
            </w:r>
          </w:p>
        </w:tc>
      </w:tr>
      <w:tr w:rsidR="00BC1374" w14:paraId="0CA02440" w14:textId="77777777" w:rsidTr="00D75C48">
        <w:tc>
          <w:tcPr>
            <w:tcW w:w="2726" w:type="dxa"/>
            <w:tcBorders>
              <w:top w:val="single" w:sz="4" w:space="0" w:color="auto"/>
              <w:bottom w:val="nil"/>
            </w:tcBorders>
            <w:shd w:val="clear" w:color="auto" w:fill="C1E8F8"/>
          </w:tcPr>
          <w:p w14:paraId="21E77AD7" w14:textId="5ADB4EBD" w:rsidR="00A87EAB" w:rsidRPr="00505E96" w:rsidRDefault="00A87EAB" w:rsidP="00505E96">
            <w:pPr>
              <w:ind w:firstLine="0"/>
              <w:jc w:val="left"/>
              <w:rPr>
                <w:rFonts w:ascii="Times New Roman" w:eastAsia="Calibri" w:hAnsi="Times New Roman" w:cs="Times New Roman"/>
                <w:b/>
                <w:bCs/>
                <w:color w:val="000000" w:themeColor="text1"/>
                <w:sz w:val="20"/>
                <w:szCs w:val="20"/>
              </w:rPr>
            </w:pPr>
            <w:r w:rsidRPr="00505E96">
              <w:rPr>
                <w:rFonts w:ascii="Times New Roman" w:eastAsia="Calibri" w:hAnsi="Times New Roman" w:cs="Times New Roman"/>
                <w:b/>
                <w:bCs/>
                <w:color w:val="000000" w:themeColor="text1"/>
                <w:sz w:val="20"/>
                <w:szCs w:val="20"/>
              </w:rPr>
              <w:t>Number of unique studies</w:t>
            </w:r>
          </w:p>
        </w:tc>
        <w:tc>
          <w:tcPr>
            <w:tcW w:w="1587" w:type="dxa"/>
            <w:tcBorders>
              <w:top w:val="single" w:sz="4" w:space="0" w:color="auto"/>
              <w:bottom w:val="nil"/>
            </w:tcBorders>
            <w:shd w:val="clear" w:color="auto" w:fill="C1E8F8"/>
          </w:tcPr>
          <w:p w14:paraId="48604CA4" w14:textId="7A54D6C6" w:rsidR="00A87EAB"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88</w:t>
            </w:r>
          </w:p>
        </w:tc>
        <w:tc>
          <w:tcPr>
            <w:tcW w:w="1587" w:type="dxa"/>
            <w:tcBorders>
              <w:top w:val="single" w:sz="4" w:space="0" w:color="auto"/>
              <w:bottom w:val="nil"/>
            </w:tcBorders>
            <w:shd w:val="clear" w:color="auto" w:fill="C1E8F8"/>
          </w:tcPr>
          <w:p w14:paraId="316914CF" w14:textId="151F3725" w:rsidR="00A87EAB"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102</w:t>
            </w:r>
          </w:p>
        </w:tc>
        <w:tc>
          <w:tcPr>
            <w:tcW w:w="1587" w:type="dxa"/>
            <w:tcBorders>
              <w:top w:val="single" w:sz="4" w:space="0" w:color="auto"/>
              <w:bottom w:val="nil"/>
            </w:tcBorders>
            <w:shd w:val="clear" w:color="auto" w:fill="C1E8F8"/>
          </w:tcPr>
          <w:p w14:paraId="27500BE3" w14:textId="1E3A2B86" w:rsidR="00A87EAB"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48</w:t>
            </w:r>
          </w:p>
        </w:tc>
        <w:tc>
          <w:tcPr>
            <w:tcW w:w="1587" w:type="dxa"/>
            <w:tcBorders>
              <w:top w:val="single" w:sz="4" w:space="0" w:color="auto"/>
              <w:bottom w:val="nil"/>
            </w:tcBorders>
            <w:shd w:val="clear" w:color="auto" w:fill="C1E8F8"/>
          </w:tcPr>
          <w:p w14:paraId="44E4D044" w14:textId="729D2341" w:rsidR="00A87EAB"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84</w:t>
            </w:r>
          </w:p>
        </w:tc>
      </w:tr>
      <w:tr w:rsidR="00BC1374" w14:paraId="1367A6D6" w14:textId="77777777" w:rsidTr="00D75C48">
        <w:tc>
          <w:tcPr>
            <w:tcW w:w="2726" w:type="dxa"/>
            <w:tcBorders>
              <w:top w:val="nil"/>
              <w:bottom w:val="single" w:sz="4" w:space="0" w:color="auto"/>
            </w:tcBorders>
          </w:tcPr>
          <w:p w14:paraId="3A295ABB" w14:textId="77777777" w:rsidR="00A87EAB" w:rsidRPr="00505E96" w:rsidRDefault="00A87EAB" w:rsidP="00A87EAB">
            <w:pPr>
              <w:ind w:firstLine="0"/>
              <w:jc w:val="right"/>
              <w:rPr>
                <w:rFonts w:ascii="Times New Roman" w:eastAsia="Calibri" w:hAnsi="Times New Roman" w:cs="Times New Roman"/>
                <w:color w:val="000000" w:themeColor="text1"/>
                <w:sz w:val="20"/>
                <w:szCs w:val="20"/>
              </w:rPr>
            </w:pPr>
            <w:r w:rsidRPr="00505E96">
              <w:rPr>
                <w:rFonts w:ascii="Times New Roman" w:eastAsia="Calibri" w:hAnsi="Times New Roman" w:cs="Times New Roman"/>
                <w:color w:val="000000" w:themeColor="text1"/>
                <w:sz w:val="20"/>
                <w:szCs w:val="20"/>
              </w:rPr>
              <w:t>Total target participant size</w:t>
            </w:r>
          </w:p>
          <w:p w14:paraId="143EEC25" w14:textId="7702187A" w:rsidR="00A87EAB" w:rsidRPr="00505E96" w:rsidRDefault="00A87EAB" w:rsidP="00505E96">
            <w:pPr>
              <w:ind w:firstLine="0"/>
              <w:jc w:val="right"/>
              <w:rPr>
                <w:rFonts w:ascii="Times New Roman" w:eastAsia="Calibri" w:hAnsi="Times New Roman" w:cs="Times New Roman"/>
                <w:color w:val="000000" w:themeColor="text1"/>
                <w:sz w:val="20"/>
                <w:szCs w:val="20"/>
              </w:rPr>
            </w:pPr>
            <w:r w:rsidRPr="00505E96">
              <w:rPr>
                <w:rFonts w:ascii="Times New Roman" w:eastAsia="Calibri" w:hAnsi="Times New Roman" w:cs="Times New Roman"/>
                <w:color w:val="000000" w:themeColor="text1"/>
                <w:sz w:val="20"/>
                <w:szCs w:val="20"/>
              </w:rPr>
              <w:t>(studies reporting target size)</w:t>
            </w:r>
          </w:p>
        </w:tc>
        <w:tc>
          <w:tcPr>
            <w:tcW w:w="1587" w:type="dxa"/>
            <w:tcBorders>
              <w:top w:val="nil"/>
              <w:bottom w:val="single" w:sz="4" w:space="0" w:color="auto"/>
            </w:tcBorders>
          </w:tcPr>
          <w:p w14:paraId="4EA5A74D"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69,919</w:t>
            </w:r>
          </w:p>
          <w:p w14:paraId="4CF5FAD7" w14:textId="4F102FC0"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(70)</w:t>
            </w:r>
          </w:p>
        </w:tc>
        <w:tc>
          <w:tcPr>
            <w:tcW w:w="1587" w:type="dxa"/>
            <w:tcBorders>
              <w:top w:val="nil"/>
              <w:bottom w:val="single" w:sz="4" w:space="0" w:color="auto"/>
            </w:tcBorders>
          </w:tcPr>
          <w:p w14:paraId="0AB78501"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836,320</w:t>
            </w:r>
          </w:p>
          <w:p w14:paraId="13A4FB2D" w14:textId="7DEAFB8E"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(99)</w:t>
            </w:r>
          </w:p>
        </w:tc>
        <w:tc>
          <w:tcPr>
            <w:tcW w:w="1587" w:type="dxa"/>
            <w:tcBorders>
              <w:top w:val="nil"/>
              <w:bottom w:val="single" w:sz="4" w:space="0" w:color="auto"/>
            </w:tcBorders>
          </w:tcPr>
          <w:p w14:paraId="2A3A50C4"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165,869</w:t>
            </w:r>
          </w:p>
          <w:p w14:paraId="3B44A47F" w14:textId="2DC10617"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(48)</w:t>
            </w:r>
          </w:p>
        </w:tc>
        <w:tc>
          <w:tcPr>
            <w:tcW w:w="1587" w:type="dxa"/>
            <w:tcBorders>
              <w:top w:val="nil"/>
              <w:bottom w:val="single" w:sz="4" w:space="0" w:color="auto"/>
            </w:tcBorders>
          </w:tcPr>
          <w:p w14:paraId="1CE13BC8"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71,768</w:t>
            </w:r>
          </w:p>
          <w:p w14:paraId="536769FD" w14:textId="6EC220CC"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(81)</w:t>
            </w:r>
          </w:p>
        </w:tc>
      </w:tr>
      <w:tr w:rsidR="00BC1374" w14:paraId="6E529CA1" w14:textId="77777777" w:rsidTr="00D75C48">
        <w:tc>
          <w:tcPr>
            <w:tcW w:w="2726" w:type="dxa"/>
            <w:tcBorders>
              <w:top w:val="single" w:sz="4" w:space="0" w:color="auto"/>
              <w:bottom w:val="nil"/>
            </w:tcBorders>
            <w:shd w:val="clear" w:color="auto" w:fill="C1E8F8"/>
          </w:tcPr>
          <w:p w14:paraId="2FAD91A8" w14:textId="156F72A6" w:rsidR="00A87EAB" w:rsidRPr="00505E96" w:rsidRDefault="00A87EAB" w:rsidP="00505E96">
            <w:pPr>
              <w:ind w:firstLine="0"/>
              <w:jc w:val="left"/>
              <w:rPr>
                <w:rFonts w:ascii="Times New Roman" w:eastAsia="Calibri" w:hAnsi="Times New Roman" w:cs="Times New Roman"/>
                <w:b/>
                <w:bCs/>
                <w:color w:val="000000" w:themeColor="text1"/>
                <w:sz w:val="20"/>
                <w:szCs w:val="20"/>
              </w:rPr>
            </w:pPr>
            <w:r w:rsidRPr="00505E96">
              <w:rPr>
                <w:rFonts w:ascii="Times New Roman" w:eastAsia="Calibri" w:hAnsi="Times New Roman" w:cs="Times New Roman"/>
                <w:b/>
                <w:bCs/>
                <w:color w:val="000000" w:themeColor="text1"/>
                <w:sz w:val="20"/>
                <w:szCs w:val="20"/>
              </w:rPr>
              <w:t>Time period</w:t>
            </w:r>
          </w:p>
        </w:tc>
        <w:tc>
          <w:tcPr>
            <w:tcW w:w="1587" w:type="dxa"/>
            <w:tcBorders>
              <w:top w:val="single" w:sz="4" w:space="0" w:color="auto"/>
              <w:bottom w:val="nil"/>
            </w:tcBorders>
            <w:shd w:val="clear" w:color="auto" w:fill="C1E8F8"/>
          </w:tcPr>
          <w:p w14:paraId="30B9B90B"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c>
          <w:tcPr>
            <w:tcW w:w="1587" w:type="dxa"/>
            <w:tcBorders>
              <w:top w:val="single" w:sz="4" w:space="0" w:color="auto"/>
              <w:bottom w:val="nil"/>
            </w:tcBorders>
            <w:shd w:val="clear" w:color="auto" w:fill="C1E8F8"/>
          </w:tcPr>
          <w:p w14:paraId="5FFC9AC2"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c>
          <w:tcPr>
            <w:tcW w:w="1587" w:type="dxa"/>
            <w:tcBorders>
              <w:top w:val="single" w:sz="4" w:space="0" w:color="auto"/>
              <w:bottom w:val="nil"/>
            </w:tcBorders>
            <w:shd w:val="clear" w:color="auto" w:fill="C1E8F8"/>
          </w:tcPr>
          <w:p w14:paraId="78C9F46B"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c>
          <w:tcPr>
            <w:tcW w:w="1587" w:type="dxa"/>
            <w:tcBorders>
              <w:top w:val="single" w:sz="4" w:space="0" w:color="auto"/>
              <w:bottom w:val="nil"/>
            </w:tcBorders>
            <w:shd w:val="clear" w:color="auto" w:fill="C1E8F8"/>
          </w:tcPr>
          <w:p w14:paraId="76B294F2"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r>
      <w:tr w:rsidR="00BC1374" w14:paraId="55CCE4C6" w14:textId="77777777" w:rsidTr="00D75C48">
        <w:tc>
          <w:tcPr>
            <w:tcW w:w="2726" w:type="dxa"/>
            <w:tcBorders>
              <w:top w:val="nil"/>
              <w:bottom w:val="nil"/>
            </w:tcBorders>
          </w:tcPr>
          <w:p w14:paraId="3D8426F2" w14:textId="5D02C11A" w:rsidR="00A87EAB" w:rsidRPr="00505E96" w:rsidRDefault="00A87EAB" w:rsidP="00505E96">
            <w:pPr>
              <w:ind w:firstLine="0"/>
              <w:jc w:val="right"/>
              <w:rPr>
                <w:rFonts w:ascii="Times New Roman" w:eastAsia="Calibri" w:hAnsi="Times New Roman" w:cs="Times New Roman"/>
                <w:color w:val="000000" w:themeColor="text1"/>
                <w:sz w:val="20"/>
                <w:szCs w:val="20"/>
              </w:rPr>
            </w:pPr>
            <w:r w:rsidRPr="00505E96">
              <w:rPr>
                <w:rFonts w:ascii="Times New Roman" w:eastAsia="Calibri" w:hAnsi="Times New Roman" w:cs="Times New Roman"/>
                <w:color w:val="000000" w:themeColor="text1"/>
                <w:sz w:val="20"/>
                <w:szCs w:val="20"/>
              </w:rPr>
              <w:t>1999-2003</w:t>
            </w:r>
          </w:p>
        </w:tc>
        <w:tc>
          <w:tcPr>
            <w:tcW w:w="1587" w:type="dxa"/>
            <w:tcBorders>
              <w:top w:val="nil"/>
              <w:bottom w:val="nil"/>
            </w:tcBorders>
          </w:tcPr>
          <w:p w14:paraId="071C369C"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2</w:t>
            </w:r>
          </w:p>
          <w:p w14:paraId="11D6DD72" w14:textId="64BFB718"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(2.3%)</w:t>
            </w:r>
          </w:p>
        </w:tc>
        <w:tc>
          <w:tcPr>
            <w:tcW w:w="1587" w:type="dxa"/>
            <w:tcBorders>
              <w:top w:val="nil"/>
              <w:bottom w:val="nil"/>
            </w:tcBorders>
          </w:tcPr>
          <w:p w14:paraId="7AFA157C" w14:textId="619E8C44" w:rsidR="00A87EAB"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c>
          <w:tcPr>
            <w:tcW w:w="1587" w:type="dxa"/>
            <w:tcBorders>
              <w:top w:val="nil"/>
              <w:bottom w:val="nil"/>
            </w:tcBorders>
          </w:tcPr>
          <w:p w14:paraId="6717234A" w14:textId="61670BB1" w:rsidR="00A87EAB"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c>
          <w:tcPr>
            <w:tcW w:w="1587" w:type="dxa"/>
            <w:tcBorders>
              <w:top w:val="nil"/>
              <w:bottom w:val="nil"/>
            </w:tcBorders>
          </w:tcPr>
          <w:p w14:paraId="2B51F395"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w:t>
            </w:r>
          </w:p>
          <w:p w14:paraId="7DB1C7CA" w14:textId="3779600B"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(1.2%)</w:t>
            </w:r>
          </w:p>
        </w:tc>
      </w:tr>
      <w:tr w:rsidR="00BC1374" w14:paraId="3D748CBB" w14:textId="77777777" w:rsidTr="00D75C48">
        <w:tc>
          <w:tcPr>
            <w:tcW w:w="2726" w:type="dxa"/>
            <w:tcBorders>
              <w:top w:val="nil"/>
              <w:bottom w:val="nil"/>
            </w:tcBorders>
            <w:shd w:val="clear" w:color="auto" w:fill="E9F7FD"/>
          </w:tcPr>
          <w:p w14:paraId="4CE4DB7B" w14:textId="31AEE7BF" w:rsidR="00A87EAB" w:rsidRPr="00505E96" w:rsidRDefault="00A87EAB" w:rsidP="00505E96">
            <w:pPr>
              <w:ind w:firstLine="0"/>
              <w:jc w:val="right"/>
              <w:rPr>
                <w:rFonts w:ascii="Times New Roman" w:eastAsia="Calibri" w:hAnsi="Times New Roman" w:cs="Times New Roman"/>
                <w:color w:val="000000" w:themeColor="text1"/>
                <w:sz w:val="20"/>
                <w:szCs w:val="20"/>
              </w:rPr>
            </w:pPr>
            <w:r w:rsidRPr="00505E96">
              <w:rPr>
                <w:rFonts w:ascii="Times New Roman" w:eastAsia="Calibri" w:hAnsi="Times New Roman" w:cs="Times New Roman"/>
                <w:color w:val="000000" w:themeColor="text1"/>
                <w:sz w:val="20"/>
                <w:szCs w:val="20"/>
              </w:rPr>
              <w:t>2004-2013</w:t>
            </w:r>
          </w:p>
        </w:tc>
        <w:tc>
          <w:tcPr>
            <w:tcW w:w="1587" w:type="dxa"/>
            <w:tcBorders>
              <w:top w:val="nil"/>
              <w:bottom w:val="nil"/>
            </w:tcBorders>
            <w:shd w:val="clear" w:color="auto" w:fill="E9F7FD"/>
          </w:tcPr>
          <w:p w14:paraId="283B071E"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37</w:t>
            </w:r>
          </w:p>
          <w:p w14:paraId="02C4E0BE" w14:textId="020EBBDE"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(42.0%)</w:t>
            </w:r>
          </w:p>
        </w:tc>
        <w:tc>
          <w:tcPr>
            <w:tcW w:w="1587" w:type="dxa"/>
            <w:tcBorders>
              <w:top w:val="nil"/>
              <w:bottom w:val="nil"/>
            </w:tcBorders>
            <w:shd w:val="clear" w:color="auto" w:fill="E9F7FD"/>
          </w:tcPr>
          <w:p w14:paraId="2B8C21F6"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39</w:t>
            </w:r>
          </w:p>
          <w:p w14:paraId="55EE9172" w14:textId="2A556EDA"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(38.2%)</w:t>
            </w:r>
          </w:p>
        </w:tc>
        <w:tc>
          <w:tcPr>
            <w:tcW w:w="1587" w:type="dxa"/>
            <w:tcBorders>
              <w:top w:val="nil"/>
              <w:bottom w:val="nil"/>
            </w:tcBorders>
            <w:shd w:val="clear" w:color="auto" w:fill="E9F7FD"/>
          </w:tcPr>
          <w:p w14:paraId="0D16F2A4"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20</w:t>
            </w:r>
          </w:p>
          <w:p w14:paraId="3C4E93A4" w14:textId="5397F3E4"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(41.7%)</w:t>
            </w:r>
          </w:p>
        </w:tc>
        <w:tc>
          <w:tcPr>
            <w:tcW w:w="1587" w:type="dxa"/>
            <w:tcBorders>
              <w:top w:val="nil"/>
              <w:bottom w:val="nil"/>
            </w:tcBorders>
            <w:shd w:val="clear" w:color="auto" w:fill="E9F7FD"/>
          </w:tcPr>
          <w:p w14:paraId="0BDE2ECA"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40</w:t>
            </w:r>
          </w:p>
          <w:p w14:paraId="2D82C129" w14:textId="1FD3AD83"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(47.6%)</w:t>
            </w:r>
          </w:p>
        </w:tc>
      </w:tr>
      <w:tr w:rsidR="00BC1374" w14:paraId="1A936690" w14:textId="77777777" w:rsidTr="00D75C48">
        <w:tc>
          <w:tcPr>
            <w:tcW w:w="2726" w:type="dxa"/>
            <w:tcBorders>
              <w:top w:val="nil"/>
              <w:bottom w:val="single" w:sz="4" w:space="0" w:color="auto"/>
            </w:tcBorders>
          </w:tcPr>
          <w:p w14:paraId="068505FD" w14:textId="3B83BA34" w:rsidR="00A87EAB" w:rsidRPr="00505E96" w:rsidRDefault="00A87EAB" w:rsidP="00505E96">
            <w:pPr>
              <w:ind w:firstLine="0"/>
              <w:jc w:val="right"/>
              <w:rPr>
                <w:rFonts w:ascii="Times New Roman" w:eastAsia="Calibri" w:hAnsi="Times New Roman" w:cs="Times New Roman"/>
                <w:color w:val="000000" w:themeColor="text1"/>
                <w:sz w:val="20"/>
                <w:szCs w:val="20"/>
              </w:rPr>
            </w:pPr>
            <w:r w:rsidRPr="00505E96">
              <w:rPr>
                <w:rFonts w:ascii="Times New Roman" w:eastAsia="Calibri" w:hAnsi="Times New Roman" w:cs="Times New Roman"/>
                <w:color w:val="000000" w:themeColor="text1"/>
                <w:sz w:val="20"/>
                <w:szCs w:val="20"/>
              </w:rPr>
              <w:t>2014-2023</w:t>
            </w:r>
          </w:p>
        </w:tc>
        <w:tc>
          <w:tcPr>
            <w:tcW w:w="1587" w:type="dxa"/>
            <w:tcBorders>
              <w:top w:val="nil"/>
              <w:bottom w:val="single" w:sz="4" w:space="0" w:color="auto"/>
            </w:tcBorders>
          </w:tcPr>
          <w:p w14:paraId="50CEE601"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49</w:t>
            </w:r>
          </w:p>
          <w:p w14:paraId="38437594" w14:textId="02740175"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(55.7%)</w:t>
            </w:r>
          </w:p>
        </w:tc>
        <w:tc>
          <w:tcPr>
            <w:tcW w:w="1587" w:type="dxa"/>
            <w:tcBorders>
              <w:top w:val="nil"/>
              <w:bottom w:val="single" w:sz="4" w:space="0" w:color="auto"/>
            </w:tcBorders>
          </w:tcPr>
          <w:p w14:paraId="600789BC"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63</w:t>
            </w:r>
          </w:p>
          <w:p w14:paraId="0F02913A" w14:textId="5FF8B373"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(61.8%)</w:t>
            </w:r>
          </w:p>
        </w:tc>
        <w:tc>
          <w:tcPr>
            <w:tcW w:w="1587" w:type="dxa"/>
            <w:tcBorders>
              <w:top w:val="nil"/>
              <w:bottom w:val="single" w:sz="4" w:space="0" w:color="auto"/>
            </w:tcBorders>
          </w:tcPr>
          <w:p w14:paraId="50A20230"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28</w:t>
            </w:r>
          </w:p>
          <w:p w14:paraId="708A051B" w14:textId="02EA01F7"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(58.3%)</w:t>
            </w:r>
          </w:p>
        </w:tc>
        <w:tc>
          <w:tcPr>
            <w:tcW w:w="1587" w:type="dxa"/>
            <w:tcBorders>
              <w:top w:val="nil"/>
              <w:bottom w:val="single" w:sz="4" w:space="0" w:color="auto"/>
            </w:tcBorders>
          </w:tcPr>
          <w:p w14:paraId="2158D16E"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43</w:t>
            </w:r>
          </w:p>
          <w:p w14:paraId="79F2CEFF" w14:textId="6B68570F"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(51.2%)</w:t>
            </w:r>
          </w:p>
        </w:tc>
      </w:tr>
      <w:tr w:rsidR="00BC1374" w14:paraId="13CD9DAF" w14:textId="77777777" w:rsidTr="00D75C48">
        <w:tc>
          <w:tcPr>
            <w:tcW w:w="2726" w:type="dxa"/>
            <w:tcBorders>
              <w:top w:val="single" w:sz="4" w:space="0" w:color="auto"/>
              <w:bottom w:val="nil"/>
            </w:tcBorders>
            <w:shd w:val="clear" w:color="auto" w:fill="C1E8F8"/>
          </w:tcPr>
          <w:p w14:paraId="497CF1C0" w14:textId="2779EEE8" w:rsidR="00A87EAB" w:rsidRPr="00505E96" w:rsidRDefault="00A87EAB" w:rsidP="00505E96">
            <w:pPr>
              <w:ind w:firstLine="0"/>
              <w:jc w:val="left"/>
              <w:rPr>
                <w:rFonts w:ascii="Times New Roman" w:eastAsia="Calibri" w:hAnsi="Times New Roman" w:cs="Times New Roman"/>
                <w:b/>
                <w:bCs/>
                <w:color w:val="000000" w:themeColor="text1"/>
                <w:sz w:val="20"/>
                <w:szCs w:val="20"/>
              </w:rPr>
            </w:pPr>
            <w:r w:rsidRPr="00505E96">
              <w:rPr>
                <w:rFonts w:ascii="Times New Roman" w:eastAsia="Calibri" w:hAnsi="Times New Roman" w:cs="Times New Roman"/>
                <w:b/>
                <w:bCs/>
                <w:color w:val="000000" w:themeColor="text1"/>
                <w:sz w:val="20"/>
                <w:szCs w:val="20"/>
              </w:rPr>
              <w:t>Single vs multiple country studies</w:t>
            </w:r>
          </w:p>
        </w:tc>
        <w:tc>
          <w:tcPr>
            <w:tcW w:w="1587" w:type="dxa"/>
            <w:tcBorders>
              <w:top w:val="single" w:sz="4" w:space="0" w:color="auto"/>
              <w:bottom w:val="nil"/>
            </w:tcBorders>
            <w:shd w:val="clear" w:color="auto" w:fill="C1E8F8"/>
          </w:tcPr>
          <w:p w14:paraId="59532EB0"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c>
          <w:tcPr>
            <w:tcW w:w="1587" w:type="dxa"/>
            <w:tcBorders>
              <w:top w:val="single" w:sz="4" w:space="0" w:color="auto"/>
              <w:bottom w:val="nil"/>
            </w:tcBorders>
            <w:shd w:val="clear" w:color="auto" w:fill="C1E8F8"/>
          </w:tcPr>
          <w:p w14:paraId="6732EAE7"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c>
          <w:tcPr>
            <w:tcW w:w="1587" w:type="dxa"/>
            <w:tcBorders>
              <w:top w:val="single" w:sz="4" w:space="0" w:color="auto"/>
              <w:bottom w:val="nil"/>
            </w:tcBorders>
            <w:shd w:val="clear" w:color="auto" w:fill="C1E8F8"/>
          </w:tcPr>
          <w:p w14:paraId="276A9F5F"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c>
          <w:tcPr>
            <w:tcW w:w="1587" w:type="dxa"/>
            <w:tcBorders>
              <w:top w:val="single" w:sz="4" w:space="0" w:color="auto"/>
              <w:bottom w:val="nil"/>
            </w:tcBorders>
            <w:shd w:val="clear" w:color="auto" w:fill="C1E8F8"/>
          </w:tcPr>
          <w:p w14:paraId="4070D83A"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r>
      <w:tr w:rsidR="00BC1374" w14:paraId="3ED31EE6" w14:textId="77777777" w:rsidTr="00D75C48">
        <w:tc>
          <w:tcPr>
            <w:tcW w:w="2726" w:type="dxa"/>
            <w:tcBorders>
              <w:top w:val="nil"/>
              <w:bottom w:val="nil"/>
            </w:tcBorders>
          </w:tcPr>
          <w:p w14:paraId="34EC722E" w14:textId="28EC587C" w:rsidR="00A87EAB" w:rsidRPr="00505E96" w:rsidRDefault="00A87EAB" w:rsidP="00505E96">
            <w:pPr>
              <w:ind w:firstLine="0"/>
              <w:jc w:val="right"/>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Single country</w:t>
            </w:r>
          </w:p>
        </w:tc>
        <w:tc>
          <w:tcPr>
            <w:tcW w:w="1587" w:type="dxa"/>
            <w:tcBorders>
              <w:top w:val="nil"/>
              <w:bottom w:val="nil"/>
            </w:tcBorders>
          </w:tcPr>
          <w:p w14:paraId="0362E803"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75</w:t>
            </w:r>
          </w:p>
          <w:p w14:paraId="6DE51750" w14:textId="10DC0D30"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(85.2%)</w:t>
            </w:r>
          </w:p>
        </w:tc>
        <w:tc>
          <w:tcPr>
            <w:tcW w:w="1587" w:type="dxa"/>
            <w:tcBorders>
              <w:top w:val="nil"/>
              <w:bottom w:val="nil"/>
            </w:tcBorders>
          </w:tcPr>
          <w:p w14:paraId="5289B835"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90</w:t>
            </w:r>
          </w:p>
          <w:p w14:paraId="08BC58A5" w14:textId="60480B8E"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(88.2%)</w:t>
            </w:r>
          </w:p>
        </w:tc>
        <w:tc>
          <w:tcPr>
            <w:tcW w:w="1587" w:type="dxa"/>
            <w:tcBorders>
              <w:top w:val="nil"/>
              <w:bottom w:val="nil"/>
            </w:tcBorders>
          </w:tcPr>
          <w:p w14:paraId="70955468"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40</w:t>
            </w:r>
          </w:p>
          <w:p w14:paraId="3CA159BB" w14:textId="1D06138A"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(83.3%)</w:t>
            </w:r>
          </w:p>
        </w:tc>
        <w:tc>
          <w:tcPr>
            <w:tcW w:w="1587" w:type="dxa"/>
            <w:tcBorders>
              <w:top w:val="nil"/>
              <w:bottom w:val="nil"/>
            </w:tcBorders>
          </w:tcPr>
          <w:p w14:paraId="0E94E94B" w14:textId="77777777" w:rsidR="00A87EAB" w:rsidRDefault="00BC1374"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71</w:t>
            </w:r>
          </w:p>
          <w:p w14:paraId="14FC1FB9" w14:textId="55EBB73E" w:rsidR="00BC1374" w:rsidRPr="00505E96" w:rsidRDefault="00BC1374"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(84.5%)</w:t>
            </w:r>
          </w:p>
        </w:tc>
      </w:tr>
      <w:tr w:rsidR="00BC1374" w14:paraId="3919642D" w14:textId="77777777" w:rsidTr="00D75C48">
        <w:tc>
          <w:tcPr>
            <w:tcW w:w="2726" w:type="dxa"/>
            <w:tcBorders>
              <w:top w:val="nil"/>
              <w:bottom w:val="nil"/>
            </w:tcBorders>
            <w:shd w:val="clear" w:color="auto" w:fill="E9F7FD"/>
          </w:tcPr>
          <w:p w14:paraId="353FEF0F" w14:textId="4973695B" w:rsidR="00A87EAB" w:rsidRPr="00505E96" w:rsidRDefault="00A87EAB" w:rsidP="00505E96">
            <w:pPr>
              <w:ind w:firstLine="0"/>
              <w:jc w:val="right"/>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Multiple country</w:t>
            </w:r>
          </w:p>
        </w:tc>
        <w:tc>
          <w:tcPr>
            <w:tcW w:w="1587" w:type="dxa"/>
            <w:tcBorders>
              <w:top w:val="nil"/>
              <w:bottom w:val="nil"/>
            </w:tcBorders>
            <w:shd w:val="clear" w:color="auto" w:fill="E9F7FD"/>
          </w:tcPr>
          <w:p w14:paraId="4B79EA92"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13</w:t>
            </w:r>
          </w:p>
          <w:p w14:paraId="70C2EA7D" w14:textId="1DD58350"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(14.8%)</w:t>
            </w:r>
          </w:p>
        </w:tc>
        <w:tc>
          <w:tcPr>
            <w:tcW w:w="1587" w:type="dxa"/>
            <w:tcBorders>
              <w:top w:val="nil"/>
              <w:bottom w:val="nil"/>
            </w:tcBorders>
            <w:shd w:val="clear" w:color="auto" w:fill="E9F7FD"/>
          </w:tcPr>
          <w:p w14:paraId="54A97BFE"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12</w:t>
            </w:r>
          </w:p>
          <w:p w14:paraId="00AAA7AA" w14:textId="2560E79A"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(11.8%)</w:t>
            </w:r>
          </w:p>
        </w:tc>
        <w:tc>
          <w:tcPr>
            <w:tcW w:w="1587" w:type="dxa"/>
            <w:tcBorders>
              <w:top w:val="nil"/>
              <w:bottom w:val="nil"/>
            </w:tcBorders>
            <w:shd w:val="clear" w:color="auto" w:fill="E9F7FD"/>
          </w:tcPr>
          <w:p w14:paraId="606489D3"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w:t>
            </w:r>
          </w:p>
          <w:p w14:paraId="2DEEC7C0" w14:textId="6C979949"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(16.7%)</w:t>
            </w:r>
          </w:p>
        </w:tc>
        <w:tc>
          <w:tcPr>
            <w:tcW w:w="1587" w:type="dxa"/>
            <w:tcBorders>
              <w:top w:val="nil"/>
              <w:bottom w:val="nil"/>
            </w:tcBorders>
            <w:shd w:val="clear" w:color="auto" w:fill="E9F7FD"/>
          </w:tcPr>
          <w:p w14:paraId="20284BEF"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12</w:t>
            </w:r>
          </w:p>
          <w:p w14:paraId="3C71E3EC" w14:textId="5657BC2C"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(14.3%)</w:t>
            </w:r>
          </w:p>
        </w:tc>
      </w:tr>
      <w:tr w:rsidR="00BC1374" w14:paraId="72DB0FEF" w14:textId="77777777" w:rsidTr="00D75C48">
        <w:tc>
          <w:tcPr>
            <w:tcW w:w="2726" w:type="dxa"/>
            <w:tcBorders>
              <w:top w:val="nil"/>
              <w:bottom w:val="single" w:sz="4" w:space="0" w:color="auto"/>
            </w:tcBorders>
          </w:tcPr>
          <w:p w14:paraId="0A5EA45A" w14:textId="6EA51500" w:rsidR="00A87EAB" w:rsidRPr="00505E96" w:rsidRDefault="00A87EAB" w:rsidP="00505E96">
            <w:pPr>
              <w:ind w:firstLine="0"/>
              <w:jc w:val="right"/>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Unclear</w:t>
            </w:r>
          </w:p>
        </w:tc>
        <w:tc>
          <w:tcPr>
            <w:tcW w:w="1587" w:type="dxa"/>
            <w:tcBorders>
              <w:top w:val="nil"/>
              <w:bottom w:val="single" w:sz="4" w:space="0" w:color="auto"/>
            </w:tcBorders>
          </w:tcPr>
          <w:p w14:paraId="6BD3D4A7" w14:textId="2BCDCC83" w:rsidR="00A87EAB"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c>
          <w:tcPr>
            <w:tcW w:w="1587" w:type="dxa"/>
            <w:tcBorders>
              <w:top w:val="nil"/>
              <w:bottom w:val="single" w:sz="4" w:space="0" w:color="auto"/>
            </w:tcBorders>
          </w:tcPr>
          <w:p w14:paraId="38920135" w14:textId="7845E74C" w:rsidR="00A87EAB"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c>
          <w:tcPr>
            <w:tcW w:w="1587" w:type="dxa"/>
            <w:tcBorders>
              <w:top w:val="nil"/>
              <w:bottom w:val="single" w:sz="4" w:space="0" w:color="auto"/>
            </w:tcBorders>
          </w:tcPr>
          <w:p w14:paraId="54450F84" w14:textId="62129389" w:rsidR="00A87EAB"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c>
          <w:tcPr>
            <w:tcW w:w="1587" w:type="dxa"/>
            <w:tcBorders>
              <w:top w:val="nil"/>
              <w:bottom w:val="single" w:sz="4" w:space="0" w:color="auto"/>
            </w:tcBorders>
          </w:tcPr>
          <w:p w14:paraId="405E0E21"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w:t>
            </w:r>
          </w:p>
          <w:p w14:paraId="78711CCE" w14:textId="5060BC63"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(1.2%)</w:t>
            </w:r>
          </w:p>
        </w:tc>
      </w:tr>
      <w:tr w:rsidR="00BC1374" w14:paraId="29F6CAE4" w14:textId="77777777" w:rsidTr="00D75C48">
        <w:tc>
          <w:tcPr>
            <w:tcW w:w="2726" w:type="dxa"/>
            <w:tcBorders>
              <w:top w:val="single" w:sz="4" w:space="0" w:color="auto"/>
            </w:tcBorders>
            <w:shd w:val="clear" w:color="auto" w:fill="C1E8F8"/>
          </w:tcPr>
          <w:p w14:paraId="74DB01A2" w14:textId="462EAA57" w:rsidR="00A87EAB" w:rsidRPr="00505E96" w:rsidRDefault="00A87EAB" w:rsidP="00505E96">
            <w:pPr>
              <w:ind w:firstLine="0"/>
              <w:jc w:val="left"/>
              <w:rPr>
                <w:rFonts w:ascii="Times New Roman" w:eastAsia="Calibri" w:hAnsi="Times New Roman" w:cs="Times New Roman"/>
                <w:b/>
                <w:bCs/>
                <w:color w:val="000000" w:themeColor="text1"/>
                <w:sz w:val="20"/>
                <w:szCs w:val="20"/>
              </w:rPr>
            </w:pPr>
            <w:r w:rsidRPr="00505E96">
              <w:rPr>
                <w:rFonts w:ascii="Times New Roman" w:eastAsia="Calibri" w:hAnsi="Times New Roman" w:cs="Times New Roman"/>
                <w:b/>
                <w:bCs/>
                <w:color w:val="000000" w:themeColor="text1"/>
                <w:sz w:val="20"/>
                <w:szCs w:val="20"/>
              </w:rPr>
              <w:t>Study type</w:t>
            </w:r>
          </w:p>
        </w:tc>
        <w:tc>
          <w:tcPr>
            <w:tcW w:w="1587" w:type="dxa"/>
            <w:tcBorders>
              <w:top w:val="single" w:sz="4" w:space="0" w:color="auto"/>
            </w:tcBorders>
            <w:shd w:val="clear" w:color="auto" w:fill="C1E8F8"/>
          </w:tcPr>
          <w:p w14:paraId="10DAA123"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c>
          <w:tcPr>
            <w:tcW w:w="1587" w:type="dxa"/>
            <w:tcBorders>
              <w:top w:val="single" w:sz="4" w:space="0" w:color="auto"/>
            </w:tcBorders>
            <w:shd w:val="clear" w:color="auto" w:fill="C1E8F8"/>
          </w:tcPr>
          <w:p w14:paraId="2E6463CE"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c>
          <w:tcPr>
            <w:tcW w:w="1587" w:type="dxa"/>
            <w:tcBorders>
              <w:top w:val="single" w:sz="4" w:space="0" w:color="auto"/>
            </w:tcBorders>
            <w:shd w:val="clear" w:color="auto" w:fill="C1E8F8"/>
          </w:tcPr>
          <w:p w14:paraId="5C559021"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c>
          <w:tcPr>
            <w:tcW w:w="1587" w:type="dxa"/>
            <w:tcBorders>
              <w:top w:val="single" w:sz="4" w:space="0" w:color="auto"/>
            </w:tcBorders>
            <w:shd w:val="clear" w:color="auto" w:fill="C1E8F8"/>
          </w:tcPr>
          <w:p w14:paraId="598727F7" w14:textId="77777777" w:rsidR="00A87EAB" w:rsidRPr="00505E96" w:rsidRDefault="00A87EAB" w:rsidP="00505E96">
            <w:pPr>
              <w:ind w:firstLine="0"/>
              <w:jc w:val="center"/>
              <w:rPr>
                <w:rFonts w:ascii="Times New Roman" w:eastAsia="Calibri" w:hAnsi="Times New Roman" w:cs="Times New Roman"/>
                <w:color w:val="000000" w:themeColor="text1"/>
                <w:sz w:val="20"/>
                <w:szCs w:val="20"/>
              </w:rPr>
            </w:pPr>
          </w:p>
        </w:tc>
      </w:tr>
      <w:tr w:rsidR="00BC1374" w14:paraId="02F5624E" w14:textId="77777777" w:rsidTr="00D75C48">
        <w:tc>
          <w:tcPr>
            <w:tcW w:w="2726" w:type="dxa"/>
          </w:tcPr>
          <w:p w14:paraId="102FEC9E" w14:textId="7C932753" w:rsidR="00A87EAB" w:rsidRPr="00505E96" w:rsidRDefault="00A87EAB" w:rsidP="00505E96">
            <w:pPr>
              <w:ind w:firstLine="0"/>
              <w:jc w:val="right"/>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Interventional</w:t>
            </w:r>
          </w:p>
        </w:tc>
        <w:tc>
          <w:tcPr>
            <w:tcW w:w="1587" w:type="dxa"/>
          </w:tcPr>
          <w:p w14:paraId="4CBD8211"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62</w:t>
            </w:r>
          </w:p>
          <w:p w14:paraId="19952797" w14:textId="32B1176C"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(70.5%)</w:t>
            </w:r>
          </w:p>
        </w:tc>
        <w:tc>
          <w:tcPr>
            <w:tcW w:w="1587" w:type="dxa"/>
          </w:tcPr>
          <w:p w14:paraId="2B1C3D9C"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79</w:t>
            </w:r>
          </w:p>
          <w:p w14:paraId="0A1C9C8F" w14:textId="245A2769"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(77.5%)</w:t>
            </w:r>
          </w:p>
        </w:tc>
        <w:tc>
          <w:tcPr>
            <w:tcW w:w="1587" w:type="dxa"/>
          </w:tcPr>
          <w:p w14:paraId="5C08688D"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40</w:t>
            </w:r>
          </w:p>
          <w:p w14:paraId="06AEBF1E" w14:textId="476B9199"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(83.3%)</w:t>
            </w:r>
          </w:p>
        </w:tc>
        <w:tc>
          <w:tcPr>
            <w:tcW w:w="1587" w:type="dxa"/>
          </w:tcPr>
          <w:p w14:paraId="2E98F068"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62</w:t>
            </w:r>
          </w:p>
          <w:p w14:paraId="78E698F8" w14:textId="32FC892C"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(73.8%)</w:t>
            </w:r>
          </w:p>
        </w:tc>
      </w:tr>
      <w:tr w:rsidR="00BC1374" w14:paraId="3F2A04CA" w14:textId="77777777" w:rsidTr="00D75C48">
        <w:tc>
          <w:tcPr>
            <w:tcW w:w="2726" w:type="dxa"/>
            <w:shd w:val="clear" w:color="auto" w:fill="E9F7FD"/>
          </w:tcPr>
          <w:p w14:paraId="7EFB9026" w14:textId="2272297F" w:rsidR="00A87EAB" w:rsidRPr="00505E96" w:rsidRDefault="00A87EAB" w:rsidP="00505E96">
            <w:pPr>
              <w:ind w:firstLine="0"/>
              <w:jc w:val="right"/>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Observational</w:t>
            </w:r>
          </w:p>
        </w:tc>
        <w:tc>
          <w:tcPr>
            <w:tcW w:w="1587" w:type="dxa"/>
            <w:shd w:val="clear" w:color="auto" w:fill="E9F7FD"/>
          </w:tcPr>
          <w:p w14:paraId="3F2C0499"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26</w:t>
            </w:r>
          </w:p>
          <w:p w14:paraId="13D5EFF4" w14:textId="7E481052"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(29.5%)</w:t>
            </w:r>
          </w:p>
        </w:tc>
        <w:tc>
          <w:tcPr>
            <w:tcW w:w="1587" w:type="dxa"/>
            <w:shd w:val="clear" w:color="auto" w:fill="E9F7FD"/>
          </w:tcPr>
          <w:p w14:paraId="4934D245"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22</w:t>
            </w:r>
          </w:p>
          <w:p w14:paraId="116317B8" w14:textId="26B66165"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(21.6%)</w:t>
            </w:r>
          </w:p>
        </w:tc>
        <w:tc>
          <w:tcPr>
            <w:tcW w:w="1587" w:type="dxa"/>
            <w:shd w:val="clear" w:color="auto" w:fill="E9F7FD"/>
          </w:tcPr>
          <w:p w14:paraId="648050FE"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8</w:t>
            </w:r>
          </w:p>
          <w:p w14:paraId="2191AA8A" w14:textId="5433688D"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(16.7%)</w:t>
            </w:r>
          </w:p>
        </w:tc>
        <w:tc>
          <w:tcPr>
            <w:tcW w:w="1587" w:type="dxa"/>
            <w:shd w:val="clear" w:color="auto" w:fill="E9F7FD"/>
          </w:tcPr>
          <w:p w14:paraId="119B14C0"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19</w:t>
            </w:r>
          </w:p>
          <w:p w14:paraId="6C48288D" w14:textId="2F4F92DD"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(22.6%)</w:t>
            </w:r>
          </w:p>
        </w:tc>
      </w:tr>
      <w:tr w:rsidR="00BC1374" w14:paraId="6BEB76C1" w14:textId="77777777" w:rsidTr="00D75C48">
        <w:tc>
          <w:tcPr>
            <w:tcW w:w="2726" w:type="dxa"/>
          </w:tcPr>
          <w:p w14:paraId="284DFB25" w14:textId="39CA9684" w:rsidR="00A87EAB" w:rsidRPr="00505E96" w:rsidRDefault="00A87EAB" w:rsidP="00505E96">
            <w:pPr>
              <w:ind w:firstLine="0"/>
              <w:jc w:val="right"/>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Preventative</w:t>
            </w:r>
          </w:p>
        </w:tc>
        <w:tc>
          <w:tcPr>
            <w:tcW w:w="1587" w:type="dxa"/>
          </w:tcPr>
          <w:p w14:paraId="52A87B07" w14:textId="389C9D9E" w:rsidR="00A87EAB"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c>
          <w:tcPr>
            <w:tcW w:w="1587" w:type="dxa"/>
          </w:tcPr>
          <w:p w14:paraId="4BB42274"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w:t>
            </w:r>
          </w:p>
          <w:p w14:paraId="2484AB6A" w14:textId="1C298BA0"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(1.0%)</w:t>
            </w:r>
          </w:p>
        </w:tc>
        <w:tc>
          <w:tcPr>
            <w:tcW w:w="1587" w:type="dxa"/>
          </w:tcPr>
          <w:p w14:paraId="10B0BC41" w14:textId="53DD9730" w:rsidR="00A87EAB"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c>
          <w:tcPr>
            <w:tcW w:w="1587" w:type="dxa"/>
          </w:tcPr>
          <w:p w14:paraId="6732CCAC" w14:textId="7984FB24" w:rsidR="00A87EAB"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r>
      <w:tr w:rsidR="00BC1374" w14:paraId="4B718E03" w14:textId="77777777" w:rsidTr="00D75C48">
        <w:tc>
          <w:tcPr>
            <w:tcW w:w="2726" w:type="dxa"/>
            <w:shd w:val="clear" w:color="auto" w:fill="E9F7FD"/>
          </w:tcPr>
          <w:p w14:paraId="72A40830" w14:textId="443DB124" w:rsidR="00A87EAB" w:rsidRPr="00505E96" w:rsidRDefault="00A87EAB" w:rsidP="00505E96">
            <w:pPr>
              <w:ind w:firstLine="0"/>
              <w:jc w:val="right"/>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Bioavailability/Bioequivalence</w:t>
            </w:r>
            <w:r w:rsidR="00BC1374">
              <w:rPr>
                <w:rFonts w:ascii="Times New Roman" w:eastAsia="Calibri" w:hAnsi="Times New Roman" w:cs="Times New Roman"/>
                <w:color w:val="000000" w:themeColor="text1"/>
                <w:sz w:val="20"/>
                <w:szCs w:val="20"/>
              </w:rPr>
              <w:t xml:space="preserve"> </w:t>
            </w:r>
            <w:r>
              <w:rPr>
                <w:rFonts w:ascii="Times New Roman" w:eastAsia="Calibri" w:hAnsi="Times New Roman" w:cs="Times New Roman"/>
                <w:color w:val="000000" w:themeColor="text1"/>
                <w:sz w:val="20"/>
                <w:szCs w:val="20"/>
              </w:rPr>
              <w:t>(BA/BE)</w:t>
            </w:r>
          </w:p>
        </w:tc>
        <w:tc>
          <w:tcPr>
            <w:tcW w:w="1587" w:type="dxa"/>
            <w:shd w:val="clear" w:color="auto" w:fill="E9F7FD"/>
          </w:tcPr>
          <w:p w14:paraId="19DB0F3A" w14:textId="517ED7DE" w:rsidR="00A87EAB"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c>
          <w:tcPr>
            <w:tcW w:w="1587" w:type="dxa"/>
            <w:shd w:val="clear" w:color="auto" w:fill="E9F7FD"/>
          </w:tcPr>
          <w:p w14:paraId="03E3EC3B" w14:textId="1624EAD9" w:rsidR="00A87EAB"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c>
          <w:tcPr>
            <w:tcW w:w="1587" w:type="dxa"/>
            <w:shd w:val="clear" w:color="auto" w:fill="E9F7FD"/>
          </w:tcPr>
          <w:p w14:paraId="59EA43D6" w14:textId="466BD8C6" w:rsidR="00A87EAB"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w:t>
            </w:r>
          </w:p>
        </w:tc>
        <w:tc>
          <w:tcPr>
            <w:tcW w:w="1587" w:type="dxa"/>
            <w:shd w:val="clear" w:color="auto" w:fill="E9F7FD"/>
          </w:tcPr>
          <w:p w14:paraId="674B8AD7" w14:textId="77777777" w:rsidR="00A87EAB" w:rsidRDefault="0092016D" w:rsidP="00A87EAB">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3</w:t>
            </w:r>
          </w:p>
          <w:p w14:paraId="0B394F9F" w14:textId="3C009A3C" w:rsidR="0092016D" w:rsidRPr="00505E96" w:rsidRDefault="0092016D" w:rsidP="00505E96">
            <w:pPr>
              <w:ind w:firstLine="0"/>
              <w:jc w:val="cente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(3.6%)</w:t>
            </w:r>
          </w:p>
        </w:tc>
      </w:tr>
    </w:tbl>
    <w:p w14:paraId="594DE68A" w14:textId="77777777" w:rsidR="00153E7E" w:rsidRDefault="00153E7E" w:rsidP="00EA30DA">
      <w:pPr>
        <w:ind w:firstLine="0"/>
        <w:jc w:val="left"/>
        <w:rPr>
          <w:rFonts w:eastAsiaTheme="minorEastAsia"/>
        </w:rPr>
      </w:pPr>
      <w:r w:rsidRPr="3A6DC042">
        <w:rPr>
          <w:rFonts w:eastAsiaTheme="minorEastAsia"/>
          <w:b/>
          <w:bCs/>
          <w:color w:val="000000" w:themeColor="text1"/>
        </w:rPr>
        <w:t xml:space="preserve">Table 1: Study details. </w:t>
      </w:r>
      <w:r w:rsidRPr="3A6DC042">
        <w:rPr>
          <w:rFonts w:eastAsiaTheme="minorEastAsia"/>
        </w:rPr>
        <w:t>Note that column percentages may add to 99.9% or 100.1% due to rounding to one decimal point.</w:t>
      </w:r>
    </w:p>
    <w:p w14:paraId="1C1AEE3E" w14:textId="77777777" w:rsidR="00153E7E" w:rsidRDefault="00153E7E" w:rsidP="00153E7E">
      <w:pPr>
        <w:ind w:firstLine="0"/>
        <w:jc w:val="left"/>
        <w:rPr>
          <w:rFonts w:eastAsiaTheme="minorEastAsia"/>
        </w:rPr>
      </w:pPr>
    </w:p>
    <w:p w14:paraId="467C1AFB" w14:textId="77777777" w:rsidR="00A66EA7" w:rsidRDefault="00153E7E" w:rsidP="00153E7E">
      <w:pPr>
        <w:rPr>
          <w:rFonts w:ascii="Times New Roman" w:hAnsi="Times New Roman" w:cs="Times New Roman"/>
        </w:rPr>
      </w:pPr>
      <w:r w:rsidRPr="21A048A5">
        <w:rPr>
          <w:rFonts w:ascii="Times New Roman" w:hAnsi="Times New Roman" w:cs="Times New Roman"/>
        </w:rPr>
        <w:t>For each disease, between 51 and 62% of studies were conducted between 2014</w:t>
      </w:r>
      <w:r w:rsidRPr="21A048A5">
        <w:rPr>
          <w:rFonts w:ascii="Aptos Narrow" w:hAnsi="Aptos Narrow" w:cs="Times New Roman"/>
        </w:rPr>
        <w:t>–</w:t>
      </w:r>
      <w:r w:rsidRPr="21A048A5">
        <w:rPr>
          <w:rFonts w:ascii="Times New Roman" w:hAnsi="Times New Roman" w:cs="Times New Roman"/>
        </w:rPr>
        <w:t>2023, with the remaining studies registered in the preceding 15 years (1999</w:t>
      </w:r>
      <w:r w:rsidRPr="21A048A5">
        <w:rPr>
          <w:rFonts w:ascii="Aptos Narrow" w:hAnsi="Aptos Narrow" w:cs="Times New Roman"/>
        </w:rPr>
        <w:t>–</w:t>
      </w:r>
      <w:r w:rsidRPr="21A048A5">
        <w:rPr>
          <w:rFonts w:ascii="Times New Roman" w:hAnsi="Times New Roman" w:cs="Times New Roman"/>
        </w:rPr>
        <w:t>2013). The majority of studies (range across the 4 diseases: 70</w:t>
      </w:r>
      <w:r w:rsidRPr="21A048A5">
        <w:rPr>
          <w:rFonts w:ascii="Aptos Narrow" w:hAnsi="Aptos Narrow" w:cs="Times New Roman"/>
        </w:rPr>
        <w:t>–</w:t>
      </w:r>
      <w:r w:rsidRPr="21A048A5">
        <w:rPr>
          <w:rFonts w:ascii="Times New Roman" w:hAnsi="Times New Roman" w:cs="Times New Roman"/>
        </w:rPr>
        <w:t>83%) were interventional. This was as expected, since ICTRP is intended for clinical interventional studies for which registration is a requirement [27]; observational studies made up between 17-30% of the studies and are generally not bound to the same registration requirements. One preventive schistosomiasis study and 3 bioavailability/bioequivalence (BA/BE) VL studies were identified. Interventional study design is presented by disease in Supplementary Information 2, which shows most registered interventional studies were randomised, parallel, and open-label studies.</w:t>
      </w:r>
    </w:p>
    <w:p w14:paraId="0A2ADD97" w14:textId="4AB4FFDF" w:rsidR="00153E7E" w:rsidRPr="008B1086" w:rsidRDefault="00153E7E" w:rsidP="00153E7E">
      <w:pPr>
        <w:rPr>
          <w:rFonts w:ascii="Times New Roman" w:hAnsi="Times New Roman" w:cs="Times New Roman"/>
        </w:rPr>
      </w:pPr>
    </w:p>
    <w:p w14:paraId="4F7DE1B1" w14:textId="4B311869" w:rsidR="00153E7E" w:rsidRDefault="00153E7E" w:rsidP="00153E7E">
      <w:pPr>
        <w:ind w:firstLine="0"/>
        <w:jc w:val="center"/>
      </w:pPr>
      <w:r w:rsidRPr="3ABCC0A8">
        <w:rPr>
          <w:rFonts w:ascii="Times New Roman" w:hAnsi="Times New Roman" w:cs="Times New Roman"/>
        </w:rPr>
        <w:t>Most studies were conducted in single countries</w:t>
      </w:r>
      <w:r>
        <w:rPr>
          <w:rFonts w:ascii="Times New Roman" w:hAnsi="Times New Roman" w:cs="Times New Roman"/>
        </w:rPr>
        <w:t>. L</w:t>
      </w:r>
      <w:r w:rsidRPr="3ABCC0A8">
        <w:rPr>
          <w:rFonts w:ascii="Times New Roman" w:hAnsi="Times New Roman" w:cs="Times New Roman"/>
        </w:rPr>
        <w:t xml:space="preserve">ess than one-fifth of studies </w:t>
      </w:r>
      <w:r>
        <w:rPr>
          <w:rFonts w:ascii="Times New Roman" w:hAnsi="Times New Roman" w:cs="Times New Roman"/>
        </w:rPr>
        <w:t xml:space="preserve">aimed to enrol </w:t>
      </w:r>
      <w:r w:rsidRPr="3ABCC0A8">
        <w:rPr>
          <w:rFonts w:ascii="Times New Roman" w:hAnsi="Times New Roman" w:cs="Times New Roman"/>
        </w:rPr>
        <w:t>participants in multiple countries (Fig</w:t>
      </w:r>
      <w:del w:id="12" w:author="Kannan.RK" w:date="2026-05-06T13:48:00Z">
        <w:r w:rsidRPr="3ABCC0A8" w:rsidDel="00373766">
          <w:rPr>
            <w:rFonts w:ascii="Times New Roman" w:hAnsi="Times New Roman" w:cs="Times New Roman"/>
          </w:rPr>
          <w:delText>ure</w:delText>
        </w:r>
      </w:del>
      <w:r w:rsidRPr="3ABCC0A8">
        <w:rPr>
          <w:rFonts w:ascii="Times New Roman" w:hAnsi="Times New Roman" w:cs="Times New Roman"/>
        </w:rPr>
        <w:t xml:space="preserve"> 2): 15% for Chagas disease (13/88), 12% for schistosomiasis (12/102), 17% for STH (8/48) and 14% for VL (12/84). There was no indication of </w:t>
      </w:r>
      <w:r>
        <w:rPr>
          <w:rFonts w:ascii="Times New Roman" w:hAnsi="Times New Roman" w:cs="Times New Roman"/>
        </w:rPr>
        <w:t xml:space="preserve">increased </w:t>
      </w:r>
      <w:r w:rsidRPr="3ABCC0A8">
        <w:rPr>
          <w:rFonts w:ascii="Times New Roman" w:hAnsi="Times New Roman" w:cs="Times New Roman"/>
        </w:rPr>
        <w:t xml:space="preserve">numbers of multi-country studies in later phase trials (Supplementary Information 3). </w:t>
      </w:r>
      <w:r>
        <w:rPr>
          <w:rFonts w:ascii="Times New Roman" w:hAnsi="Times New Roman" w:cs="Times New Roman"/>
        </w:rPr>
        <w:t xml:space="preserve">Multi-country studies in </w:t>
      </w:r>
      <w:r w:rsidRPr="3ABCC0A8">
        <w:rPr>
          <w:rFonts w:ascii="Times New Roman" w:hAnsi="Times New Roman" w:cs="Times New Roman"/>
        </w:rPr>
        <w:t xml:space="preserve">schistosomiasis </w:t>
      </w:r>
      <w:r>
        <w:rPr>
          <w:rFonts w:ascii="Times New Roman" w:hAnsi="Times New Roman" w:cs="Times New Roman"/>
        </w:rPr>
        <w:t xml:space="preserve">tended to include </w:t>
      </w:r>
      <w:r w:rsidRPr="3ABCC0A8">
        <w:rPr>
          <w:rFonts w:ascii="Times New Roman" w:hAnsi="Times New Roman" w:cs="Times New Roman"/>
        </w:rPr>
        <w:t xml:space="preserve">high-income country </w:t>
      </w:r>
      <w:r>
        <w:rPr>
          <w:rFonts w:ascii="Times New Roman" w:hAnsi="Times New Roman" w:cs="Times New Roman"/>
        </w:rPr>
        <w:t xml:space="preserve">(8 out of 12 studies), whereas </w:t>
      </w:r>
      <w:r w:rsidRPr="3ABCC0A8">
        <w:rPr>
          <w:rFonts w:ascii="Times New Roman" w:hAnsi="Times New Roman" w:cs="Times New Roman"/>
        </w:rPr>
        <w:t xml:space="preserve">VL </w:t>
      </w:r>
      <w:r>
        <w:rPr>
          <w:rFonts w:ascii="Times New Roman" w:hAnsi="Times New Roman" w:cs="Times New Roman"/>
        </w:rPr>
        <w:t xml:space="preserve">multi-country </w:t>
      </w:r>
      <w:r w:rsidRPr="3ABCC0A8">
        <w:rPr>
          <w:rFonts w:ascii="Times New Roman" w:hAnsi="Times New Roman" w:cs="Times New Roman"/>
        </w:rPr>
        <w:t xml:space="preserve">studies were </w:t>
      </w:r>
      <w:r>
        <w:rPr>
          <w:rFonts w:ascii="Times New Roman" w:hAnsi="Times New Roman" w:cs="Times New Roman"/>
        </w:rPr>
        <w:t xml:space="preserve">largely </w:t>
      </w:r>
      <w:r w:rsidRPr="3ABCC0A8">
        <w:rPr>
          <w:rFonts w:ascii="Times New Roman" w:hAnsi="Times New Roman" w:cs="Times New Roman"/>
        </w:rPr>
        <w:t>conducted in low- and lower-middle-income countries (11/12, 92%)</w:t>
      </w:r>
      <w:r>
        <w:rPr>
          <w:rFonts w:ascii="Times New Roman" w:hAnsi="Times New Roman" w:cs="Times New Roman"/>
        </w:rPr>
        <w:t>, and there was no discernible trend for STH and Chagas disease.</w:t>
      </w:r>
    </w:p>
    <w:p w14:paraId="2B4825E8" w14:textId="77777777" w:rsidR="00153E7E" w:rsidRDefault="00153E7E" w:rsidP="00153E7E">
      <w:pPr>
        <w:ind w:firstLine="0"/>
        <w:rPr>
          <w:rFonts w:ascii="Times New Roman" w:hAnsi="Times New Roman" w:cs="Times New Roman"/>
        </w:rPr>
      </w:pPr>
      <w:r w:rsidRPr="2068AE43">
        <w:rPr>
          <w:rFonts w:ascii="Times New Roman" w:hAnsi="Times New Roman" w:cs="Times New Roman"/>
          <w:b/>
          <w:bCs/>
          <w:sz w:val="24"/>
          <w:szCs w:val="24"/>
        </w:rPr>
        <w:t>Fig</w:t>
      </w:r>
      <w:del w:id="13" w:author="Kannan.RK" w:date="2026-05-06T13:48:00Z">
        <w:r w:rsidRPr="2068AE43" w:rsidDel="00373766">
          <w:rPr>
            <w:rFonts w:ascii="Times New Roman" w:hAnsi="Times New Roman" w:cs="Times New Roman"/>
            <w:b/>
            <w:bCs/>
            <w:sz w:val="24"/>
            <w:szCs w:val="24"/>
          </w:rPr>
          <w:delText>ure</w:delText>
        </w:r>
      </w:del>
      <w:r w:rsidRPr="2068AE43">
        <w:rPr>
          <w:rFonts w:ascii="Times New Roman" w:hAnsi="Times New Roman" w:cs="Times New Roman"/>
          <w:b/>
          <w:bCs/>
          <w:sz w:val="24"/>
          <w:szCs w:val="24"/>
        </w:rPr>
        <w:t xml:space="preserve"> 2: </w:t>
      </w:r>
      <w:r w:rsidRPr="2068AE43">
        <w:rPr>
          <w:rFonts w:ascii="Times New Roman" w:hAnsi="Times New Roman" w:cs="Times New Roman"/>
          <w:b/>
          <w:bCs/>
        </w:rPr>
        <w:t>Number of studies registered in ICTRP in 1999</w:t>
      </w:r>
      <w:r w:rsidRPr="2068AE43">
        <w:rPr>
          <w:rFonts w:ascii="Aptos Narrow" w:hAnsi="Aptos Narrow" w:cs="Times New Roman"/>
          <w:b/>
          <w:bCs/>
        </w:rPr>
        <w:t>–</w:t>
      </w:r>
      <w:r w:rsidRPr="2068AE43">
        <w:rPr>
          <w:rFonts w:ascii="Times New Roman" w:hAnsi="Times New Roman" w:cs="Times New Roman"/>
          <w:b/>
          <w:bCs/>
        </w:rPr>
        <w:t>2023, by country and disease</w:t>
      </w:r>
      <w:r w:rsidRPr="2068AE43">
        <w:rPr>
          <w:rFonts w:ascii="Times New Roman" w:hAnsi="Times New Roman" w:cs="Times New Roman"/>
        </w:rPr>
        <w:t xml:space="preserve">. Studies which occurred in multiple countries are represented by the striped </w:t>
      </w:r>
      <w:proofErr w:type="spellStart"/>
      <w:r w:rsidRPr="2068AE43">
        <w:rPr>
          <w:rFonts w:ascii="Times New Roman" w:hAnsi="Times New Roman" w:cs="Times New Roman"/>
        </w:rPr>
        <w:t>bars</w:t>
      </w:r>
      <w:proofErr w:type="spellEnd"/>
      <w:r w:rsidRPr="2068AE43">
        <w:rPr>
          <w:rFonts w:ascii="Times New Roman" w:hAnsi="Times New Roman" w:cs="Times New Roman"/>
        </w:rPr>
        <w:t xml:space="preserve"> and are counted individually by country. The income group of the host country is classified by the colour of the bars.</w:t>
      </w:r>
    </w:p>
    <w:p w14:paraId="09A41639" w14:textId="77777777" w:rsidR="00153E7E" w:rsidRPr="008B1086" w:rsidRDefault="00153E7E" w:rsidP="3ABCC0A8">
      <w:pPr>
        <w:rPr>
          <w:rFonts w:ascii="Times New Roman" w:hAnsi="Times New Roman" w:cs="Times New Roman"/>
        </w:rPr>
      </w:pPr>
    </w:p>
    <w:p w14:paraId="5448D795" w14:textId="5DF551A4" w:rsidR="0BF05721" w:rsidRDefault="0BF05721" w:rsidP="50956B83">
      <w:pPr>
        <w:rPr>
          <w:rFonts w:ascii="Times New Roman" w:hAnsi="Times New Roman" w:cs="Times New Roman"/>
        </w:rPr>
      </w:pPr>
      <w:r w:rsidRPr="21A048A5">
        <w:rPr>
          <w:rFonts w:ascii="Times New Roman" w:hAnsi="Times New Roman" w:cs="Times New Roman"/>
        </w:rPr>
        <w:t xml:space="preserve">Of the interventional, single-country studies, study phase </w:t>
      </w:r>
      <w:r w:rsidR="365618C3" w:rsidRPr="21A048A5">
        <w:rPr>
          <w:rFonts w:ascii="Times New Roman" w:hAnsi="Times New Roman" w:cs="Times New Roman"/>
        </w:rPr>
        <w:t xml:space="preserve">reporting </w:t>
      </w:r>
      <w:r w:rsidR="12A6A755" w:rsidRPr="21A048A5">
        <w:rPr>
          <w:rFonts w:ascii="Times New Roman" w:hAnsi="Times New Roman" w:cs="Times New Roman"/>
        </w:rPr>
        <w:t>varied across NTDs</w:t>
      </w:r>
      <w:r w:rsidR="00BC0165" w:rsidRPr="21A048A5">
        <w:rPr>
          <w:rFonts w:ascii="Times New Roman" w:hAnsi="Times New Roman" w:cs="Times New Roman"/>
        </w:rPr>
        <w:t>,</w:t>
      </w:r>
      <w:r w:rsidR="12A6A755" w:rsidRPr="21A048A5">
        <w:rPr>
          <w:rFonts w:ascii="Times New Roman" w:hAnsi="Times New Roman" w:cs="Times New Roman"/>
        </w:rPr>
        <w:t xml:space="preserve"> </w:t>
      </w:r>
      <w:r w:rsidR="00C05FD9" w:rsidRPr="21A048A5">
        <w:rPr>
          <w:rFonts w:ascii="Times New Roman" w:hAnsi="Times New Roman" w:cs="Times New Roman"/>
        </w:rPr>
        <w:t>with phase information</w:t>
      </w:r>
      <w:r w:rsidR="00E21D08" w:rsidRPr="21A048A5">
        <w:rPr>
          <w:rFonts w:ascii="Times New Roman" w:hAnsi="Times New Roman" w:cs="Times New Roman"/>
        </w:rPr>
        <w:t xml:space="preserve"> </w:t>
      </w:r>
      <w:r w:rsidRPr="21A048A5">
        <w:rPr>
          <w:rFonts w:ascii="Times New Roman" w:hAnsi="Times New Roman" w:cs="Times New Roman"/>
        </w:rPr>
        <w:t xml:space="preserve">clearly </w:t>
      </w:r>
      <w:r w:rsidR="4CB64EED" w:rsidRPr="21A048A5">
        <w:rPr>
          <w:rFonts w:ascii="Times New Roman" w:hAnsi="Times New Roman" w:cs="Times New Roman"/>
        </w:rPr>
        <w:t xml:space="preserve">defined </w:t>
      </w:r>
      <w:r w:rsidRPr="21A048A5">
        <w:rPr>
          <w:rFonts w:ascii="Times New Roman" w:hAnsi="Times New Roman" w:cs="Times New Roman"/>
        </w:rPr>
        <w:t>in 65</w:t>
      </w:r>
      <w:r w:rsidR="20E2C34D" w:rsidRPr="21A048A5">
        <w:rPr>
          <w:rFonts w:ascii="Times New Roman" w:hAnsi="Times New Roman" w:cs="Times New Roman"/>
        </w:rPr>
        <w:t>%</w:t>
      </w:r>
      <w:r w:rsidR="4C97AB79" w:rsidRPr="21A048A5">
        <w:rPr>
          <w:rFonts w:ascii="Times New Roman" w:hAnsi="Times New Roman" w:cs="Times New Roman"/>
        </w:rPr>
        <w:t xml:space="preserve"> (34/52)</w:t>
      </w:r>
      <w:r w:rsidR="20E2C34D" w:rsidRPr="21A048A5">
        <w:rPr>
          <w:rFonts w:ascii="Times New Roman" w:hAnsi="Times New Roman" w:cs="Times New Roman"/>
        </w:rPr>
        <w:t xml:space="preserve"> of Chagas disease</w:t>
      </w:r>
      <w:r w:rsidR="68447759" w:rsidRPr="21A048A5">
        <w:rPr>
          <w:rFonts w:ascii="Times New Roman" w:hAnsi="Times New Roman" w:cs="Times New Roman"/>
        </w:rPr>
        <w:t xml:space="preserve"> studies</w:t>
      </w:r>
      <w:r w:rsidRPr="21A048A5">
        <w:rPr>
          <w:rFonts w:ascii="Times New Roman" w:hAnsi="Times New Roman" w:cs="Times New Roman"/>
        </w:rPr>
        <w:t>,</w:t>
      </w:r>
      <w:r w:rsidR="2B44C42C" w:rsidRPr="21A048A5">
        <w:rPr>
          <w:rFonts w:ascii="Times New Roman" w:hAnsi="Times New Roman" w:cs="Times New Roman"/>
        </w:rPr>
        <w:t xml:space="preserve"> </w:t>
      </w:r>
      <w:r w:rsidRPr="21A048A5">
        <w:rPr>
          <w:rFonts w:ascii="Times New Roman" w:hAnsi="Times New Roman" w:cs="Times New Roman"/>
        </w:rPr>
        <w:t>46</w:t>
      </w:r>
      <w:r w:rsidR="18EBD601" w:rsidRPr="21A048A5">
        <w:rPr>
          <w:rFonts w:ascii="Times New Roman" w:hAnsi="Times New Roman" w:cs="Times New Roman"/>
        </w:rPr>
        <w:t>% (</w:t>
      </w:r>
      <w:r w:rsidR="3AA334F2" w:rsidRPr="21A048A5">
        <w:rPr>
          <w:rFonts w:ascii="Times New Roman" w:hAnsi="Times New Roman" w:cs="Times New Roman"/>
        </w:rPr>
        <w:t>33/71</w:t>
      </w:r>
      <w:r w:rsidR="18EBD601" w:rsidRPr="21A048A5">
        <w:rPr>
          <w:rFonts w:ascii="Times New Roman" w:hAnsi="Times New Roman" w:cs="Times New Roman"/>
        </w:rPr>
        <w:t>)</w:t>
      </w:r>
      <w:r w:rsidR="4EE3E2A2" w:rsidRPr="21A048A5">
        <w:rPr>
          <w:rFonts w:ascii="Times New Roman" w:hAnsi="Times New Roman" w:cs="Times New Roman"/>
        </w:rPr>
        <w:t xml:space="preserve"> </w:t>
      </w:r>
      <w:r w:rsidR="00BC0165" w:rsidRPr="21A048A5">
        <w:rPr>
          <w:rFonts w:ascii="Times New Roman" w:hAnsi="Times New Roman" w:cs="Times New Roman"/>
        </w:rPr>
        <w:t xml:space="preserve">of </w:t>
      </w:r>
      <w:r w:rsidR="18EBD601" w:rsidRPr="21A048A5">
        <w:rPr>
          <w:rFonts w:ascii="Times New Roman" w:hAnsi="Times New Roman" w:cs="Times New Roman"/>
        </w:rPr>
        <w:t>schistosomiasis</w:t>
      </w:r>
      <w:r w:rsidR="00BC0165" w:rsidRPr="21A048A5">
        <w:rPr>
          <w:rFonts w:ascii="Times New Roman" w:hAnsi="Times New Roman" w:cs="Times New Roman"/>
        </w:rPr>
        <w:t xml:space="preserve"> studies</w:t>
      </w:r>
      <w:r w:rsidRPr="21A048A5">
        <w:rPr>
          <w:rFonts w:ascii="Times New Roman" w:hAnsi="Times New Roman" w:cs="Times New Roman"/>
        </w:rPr>
        <w:t>,</w:t>
      </w:r>
      <w:r w:rsidR="20D6EA80" w:rsidRPr="21A048A5">
        <w:rPr>
          <w:rFonts w:ascii="Times New Roman" w:hAnsi="Times New Roman" w:cs="Times New Roman"/>
        </w:rPr>
        <w:t xml:space="preserve"> </w:t>
      </w:r>
      <w:r w:rsidR="7251EF92" w:rsidRPr="21A048A5">
        <w:rPr>
          <w:rFonts w:ascii="Times New Roman" w:hAnsi="Times New Roman" w:cs="Times New Roman"/>
        </w:rPr>
        <w:t>26</w:t>
      </w:r>
      <w:r w:rsidR="06A402A8" w:rsidRPr="21A048A5">
        <w:rPr>
          <w:rFonts w:ascii="Times New Roman" w:hAnsi="Times New Roman" w:cs="Times New Roman"/>
        </w:rPr>
        <w:t xml:space="preserve">% </w:t>
      </w:r>
      <w:r w:rsidR="0EBF4667" w:rsidRPr="21A048A5">
        <w:rPr>
          <w:rFonts w:ascii="Times New Roman" w:hAnsi="Times New Roman" w:cs="Times New Roman"/>
        </w:rPr>
        <w:t xml:space="preserve">(9/34) </w:t>
      </w:r>
      <w:r w:rsidR="00BC0165" w:rsidRPr="21A048A5">
        <w:rPr>
          <w:rFonts w:ascii="Times New Roman" w:hAnsi="Times New Roman" w:cs="Times New Roman"/>
        </w:rPr>
        <w:t xml:space="preserve">of </w:t>
      </w:r>
      <w:r w:rsidR="06A402A8" w:rsidRPr="21A048A5">
        <w:rPr>
          <w:rFonts w:ascii="Times New Roman" w:hAnsi="Times New Roman" w:cs="Times New Roman"/>
        </w:rPr>
        <w:t xml:space="preserve">STH </w:t>
      </w:r>
      <w:r w:rsidR="00BC0165" w:rsidRPr="21A048A5">
        <w:rPr>
          <w:rFonts w:ascii="Times New Roman" w:hAnsi="Times New Roman" w:cs="Times New Roman"/>
        </w:rPr>
        <w:t xml:space="preserve">studies and </w:t>
      </w:r>
      <w:r w:rsidR="7251EF92" w:rsidRPr="21A048A5">
        <w:rPr>
          <w:rFonts w:ascii="Times New Roman" w:hAnsi="Times New Roman" w:cs="Times New Roman"/>
        </w:rPr>
        <w:t>7</w:t>
      </w:r>
      <w:r w:rsidR="4F2BAFF1" w:rsidRPr="21A048A5">
        <w:rPr>
          <w:rFonts w:ascii="Times New Roman" w:hAnsi="Times New Roman" w:cs="Times New Roman"/>
        </w:rPr>
        <w:t>7</w:t>
      </w:r>
      <w:r w:rsidR="1692C8F1" w:rsidRPr="21A048A5">
        <w:rPr>
          <w:rFonts w:ascii="Times New Roman" w:hAnsi="Times New Roman" w:cs="Times New Roman"/>
        </w:rPr>
        <w:t>%</w:t>
      </w:r>
      <w:r w:rsidR="11D6CEDC" w:rsidRPr="21A048A5">
        <w:rPr>
          <w:rFonts w:ascii="Times New Roman" w:hAnsi="Times New Roman" w:cs="Times New Roman"/>
        </w:rPr>
        <w:t xml:space="preserve"> (</w:t>
      </w:r>
      <w:r w:rsidR="26555075" w:rsidRPr="21A048A5">
        <w:rPr>
          <w:rFonts w:ascii="Times New Roman" w:hAnsi="Times New Roman" w:cs="Times New Roman"/>
        </w:rPr>
        <w:t>40</w:t>
      </w:r>
      <w:r w:rsidR="11D6CEDC" w:rsidRPr="21A048A5">
        <w:rPr>
          <w:rFonts w:ascii="Times New Roman" w:hAnsi="Times New Roman" w:cs="Times New Roman"/>
        </w:rPr>
        <w:t>/5</w:t>
      </w:r>
      <w:r w:rsidR="1423A568" w:rsidRPr="21A048A5">
        <w:rPr>
          <w:rFonts w:ascii="Times New Roman" w:hAnsi="Times New Roman" w:cs="Times New Roman"/>
        </w:rPr>
        <w:t>2</w:t>
      </w:r>
      <w:r w:rsidR="11D6CEDC" w:rsidRPr="21A048A5">
        <w:rPr>
          <w:rFonts w:ascii="Times New Roman" w:hAnsi="Times New Roman" w:cs="Times New Roman"/>
        </w:rPr>
        <w:t>)</w:t>
      </w:r>
      <w:r w:rsidR="1692C8F1" w:rsidRPr="21A048A5">
        <w:rPr>
          <w:rFonts w:ascii="Times New Roman" w:hAnsi="Times New Roman" w:cs="Times New Roman"/>
        </w:rPr>
        <w:t xml:space="preserve"> of VL studies</w:t>
      </w:r>
      <w:r w:rsidR="52A83168" w:rsidRPr="21A048A5">
        <w:rPr>
          <w:rFonts w:ascii="Times New Roman" w:hAnsi="Times New Roman" w:cs="Times New Roman"/>
        </w:rPr>
        <w:t xml:space="preserve"> (Supplementary Information 4). Between </w:t>
      </w:r>
      <w:r w:rsidR="6BE20185" w:rsidRPr="21A048A5">
        <w:rPr>
          <w:rFonts w:ascii="Times New Roman" w:hAnsi="Times New Roman" w:cs="Times New Roman"/>
        </w:rPr>
        <w:t>19</w:t>
      </w:r>
      <w:r w:rsidR="00BC0165" w:rsidRPr="21A048A5">
        <w:rPr>
          <w:rFonts w:ascii="Aptos Narrow" w:hAnsi="Aptos Narrow" w:cs="Times New Roman"/>
        </w:rPr>
        <w:t>–</w:t>
      </w:r>
      <w:r w:rsidR="696B4472" w:rsidRPr="21A048A5">
        <w:rPr>
          <w:rFonts w:ascii="Times New Roman" w:hAnsi="Times New Roman" w:cs="Times New Roman"/>
        </w:rPr>
        <w:t>50</w:t>
      </w:r>
      <w:r w:rsidR="6172FBF2" w:rsidRPr="21A048A5">
        <w:rPr>
          <w:rFonts w:ascii="Times New Roman" w:hAnsi="Times New Roman" w:cs="Times New Roman"/>
        </w:rPr>
        <w:t>%</w:t>
      </w:r>
      <w:r w:rsidR="52A83168" w:rsidRPr="21A048A5">
        <w:rPr>
          <w:rFonts w:ascii="Times New Roman" w:hAnsi="Times New Roman" w:cs="Times New Roman"/>
        </w:rPr>
        <w:t xml:space="preserve"> </w:t>
      </w:r>
      <w:r w:rsidR="46089E6B" w:rsidRPr="21A048A5">
        <w:rPr>
          <w:rFonts w:ascii="Times New Roman" w:hAnsi="Times New Roman" w:cs="Times New Roman"/>
        </w:rPr>
        <w:t xml:space="preserve">of </w:t>
      </w:r>
      <w:r w:rsidR="00044BB7" w:rsidRPr="21A048A5">
        <w:rPr>
          <w:rFonts w:ascii="Times New Roman" w:hAnsi="Times New Roman" w:cs="Times New Roman"/>
        </w:rPr>
        <w:t xml:space="preserve">the studies </w:t>
      </w:r>
      <w:r w:rsidR="00EE4B80" w:rsidRPr="21A048A5">
        <w:rPr>
          <w:rFonts w:ascii="Times New Roman" w:hAnsi="Times New Roman" w:cs="Times New Roman"/>
        </w:rPr>
        <w:t xml:space="preserve">reported </w:t>
      </w:r>
      <w:r w:rsidR="46089E6B" w:rsidRPr="21A048A5">
        <w:rPr>
          <w:rFonts w:ascii="Times New Roman" w:hAnsi="Times New Roman" w:cs="Times New Roman"/>
        </w:rPr>
        <w:t>phases as ‘</w:t>
      </w:r>
      <w:r w:rsidR="52A83168" w:rsidRPr="21A048A5">
        <w:rPr>
          <w:rFonts w:ascii="Times New Roman" w:hAnsi="Times New Roman" w:cs="Times New Roman"/>
        </w:rPr>
        <w:t>not applicable</w:t>
      </w:r>
      <w:r w:rsidR="5C4FA492" w:rsidRPr="21A048A5">
        <w:rPr>
          <w:rFonts w:ascii="Times New Roman" w:hAnsi="Times New Roman" w:cs="Times New Roman"/>
        </w:rPr>
        <w:t>’</w:t>
      </w:r>
      <w:r w:rsidR="52A83168" w:rsidRPr="21A048A5">
        <w:rPr>
          <w:rFonts w:ascii="Times New Roman" w:hAnsi="Times New Roman" w:cs="Times New Roman"/>
        </w:rPr>
        <w:t xml:space="preserve">, </w:t>
      </w:r>
      <w:r w:rsidR="0CFE1966" w:rsidRPr="21A048A5">
        <w:rPr>
          <w:rFonts w:ascii="Times New Roman" w:hAnsi="Times New Roman" w:cs="Times New Roman"/>
        </w:rPr>
        <w:t xml:space="preserve">and a further </w:t>
      </w:r>
      <w:r w:rsidR="0F5B8430" w:rsidRPr="21A048A5">
        <w:rPr>
          <w:rFonts w:ascii="Times New Roman" w:hAnsi="Times New Roman" w:cs="Times New Roman"/>
        </w:rPr>
        <w:t>4</w:t>
      </w:r>
      <w:r w:rsidR="00BC0165" w:rsidRPr="21A048A5">
        <w:rPr>
          <w:rFonts w:ascii="Aptos Narrow" w:hAnsi="Aptos Narrow" w:cs="Times New Roman"/>
        </w:rPr>
        <w:t>–</w:t>
      </w:r>
      <w:r w:rsidR="518D89DE" w:rsidRPr="21A048A5">
        <w:rPr>
          <w:rFonts w:ascii="Times New Roman" w:hAnsi="Times New Roman" w:cs="Times New Roman"/>
        </w:rPr>
        <w:t>24</w:t>
      </w:r>
      <w:r w:rsidR="59288D88" w:rsidRPr="21A048A5">
        <w:rPr>
          <w:rFonts w:ascii="Times New Roman" w:hAnsi="Times New Roman" w:cs="Times New Roman"/>
        </w:rPr>
        <w:t>%</w:t>
      </w:r>
      <w:r w:rsidR="52A83168" w:rsidRPr="21A048A5">
        <w:rPr>
          <w:rFonts w:ascii="Times New Roman" w:hAnsi="Times New Roman" w:cs="Times New Roman"/>
        </w:rPr>
        <w:t xml:space="preserve"> </w:t>
      </w:r>
      <w:r w:rsidR="2668339F" w:rsidRPr="21A048A5">
        <w:rPr>
          <w:rFonts w:ascii="Times New Roman" w:hAnsi="Times New Roman" w:cs="Times New Roman"/>
        </w:rPr>
        <w:t xml:space="preserve">were </w:t>
      </w:r>
      <w:r w:rsidR="52A83168" w:rsidRPr="21A048A5">
        <w:rPr>
          <w:rFonts w:ascii="Times New Roman" w:hAnsi="Times New Roman" w:cs="Times New Roman"/>
        </w:rPr>
        <w:t>missing</w:t>
      </w:r>
      <w:r w:rsidR="00BC0165" w:rsidRPr="21A048A5">
        <w:rPr>
          <w:rFonts w:ascii="Times New Roman" w:hAnsi="Times New Roman" w:cs="Times New Roman"/>
        </w:rPr>
        <w:t>, varying by disease</w:t>
      </w:r>
      <w:r w:rsidR="421278F9" w:rsidRPr="21A048A5">
        <w:rPr>
          <w:rFonts w:ascii="Times New Roman" w:hAnsi="Times New Roman" w:cs="Times New Roman"/>
        </w:rPr>
        <w:t>.</w:t>
      </w:r>
      <w:r w:rsidR="7DED80EC" w:rsidRPr="21A048A5">
        <w:rPr>
          <w:rFonts w:ascii="Times New Roman" w:hAnsi="Times New Roman" w:cs="Times New Roman"/>
        </w:rPr>
        <w:t xml:space="preserve"> Early phase interventional studies (phase I) tended to be undertaken in high-income countries for schistosomiasis (5/8 studies) and VL (3/6 studies), while for Chagas disease and STH no phase I trials were performed in high-income countries. However, latter phase (phase II</w:t>
      </w:r>
      <w:r w:rsidR="7DED80EC" w:rsidRPr="21A048A5">
        <w:rPr>
          <w:rFonts w:ascii="Aptos Narrow" w:hAnsi="Aptos Narrow" w:cs="Times New Roman"/>
        </w:rPr>
        <w:t>–</w:t>
      </w:r>
      <w:r w:rsidR="7DED80EC" w:rsidRPr="21A048A5">
        <w:rPr>
          <w:rFonts w:ascii="Times New Roman" w:hAnsi="Times New Roman" w:cs="Times New Roman"/>
        </w:rPr>
        <w:t>IV) trials were conducted largely, in endemic countries, mostly in upper-middle- and lower-middle-income countries.</w:t>
      </w:r>
    </w:p>
    <w:p w14:paraId="46684566" w14:textId="5EC8ED71" w:rsidR="391D61E9" w:rsidRDefault="391D61E9" w:rsidP="50956B83">
      <w:pPr>
        <w:rPr>
          <w:rFonts w:ascii="Times New Roman" w:hAnsi="Times New Roman" w:cs="Times New Roman"/>
        </w:rPr>
      </w:pPr>
      <w:r w:rsidRPr="2A68BECE">
        <w:rPr>
          <w:rFonts w:ascii="Times New Roman" w:hAnsi="Times New Roman" w:cs="Times New Roman"/>
        </w:rPr>
        <w:t>The median p</w:t>
      </w:r>
      <w:r w:rsidR="2FC20093" w:rsidRPr="2A68BECE">
        <w:rPr>
          <w:rFonts w:ascii="Times New Roman" w:hAnsi="Times New Roman" w:cs="Times New Roman"/>
        </w:rPr>
        <w:t xml:space="preserve">opulation access to clinical studies </w:t>
      </w:r>
      <w:r w:rsidR="48DBC5D0" w:rsidRPr="2A68BECE">
        <w:rPr>
          <w:rFonts w:ascii="Times New Roman" w:hAnsi="Times New Roman" w:cs="Times New Roman"/>
        </w:rPr>
        <w:t>was lowest amongst high-income countries for all NTDs assessed (range: 0.0</w:t>
      </w:r>
      <w:r w:rsidR="120963E8" w:rsidRPr="2A68BECE">
        <w:rPr>
          <w:rFonts w:ascii="Times New Roman" w:hAnsi="Times New Roman" w:cs="Times New Roman"/>
        </w:rPr>
        <w:t>1</w:t>
      </w:r>
      <w:r w:rsidR="4FF1BA1B" w:rsidRPr="2A68BECE">
        <w:rPr>
          <w:rFonts w:ascii="Times New Roman" w:hAnsi="Times New Roman" w:cs="Times New Roman"/>
        </w:rPr>
        <w:t>0</w:t>
      </w:r>
      <w:r w:rsidR="00BC0165">
        <w:rPr>
          <w:rFonts w:ascii="Aptos Narrow" w:hAnsi="Aptos Narrow" w:cs="Times New Roman"/>
        </w:rPr>
        <w:t>–</w:t>
      </w:r>
      <w:r w:rsidR="61428074" w:rsidRPr="2A68BECE">
        <w:rPr>
          <w:rFonts w:ascii="Times New Roman" w:hAnsi="Times New Roman" w:cs="Times New Roman"/>
        </w:rPr>
        <w:t>0.</w:t>
      </w:r>
      <w:r w:rsidR="7724A7D1" w:rsidRPr="2A68BECE">
        <w:rPr>
          <w:rFonts w:ascii="Times New Roman" w:hAnsi="Times New Roman" w:cs="Times New Roman"/>
        </w:rPr>
        <w:t>15</w:t>
      </w:r>
      <w:r w:rsidR="00D95D86">
        <w:rPr>
          <w:rFonts w:ascii="Times New Roman" w:hAnsi="Times New Roman" w:cs="Times New Roman"/>
        </w:rPr>
        <w:t xml:space="preserve"> per </w:t>
      </w:r>
      <w:r w:rsidR="00D95D86" w:rsidRPr="2A68BECE">
        <w:rPr>
          <w:rFonts w:ascii="Times New Roman" w:hAnsi="Times New Roman" w:cs="Times New Roman"/>
        </w:rPr>
        <w:t>10,000</w:t>
      </w:r>
      <w:r w:rsidR="00D95D86">
        <w:rPr>
          <w:rFonts w:ascii="Times New Roman" w:hAnsi="Times New Roman" w:cs="Times New Roman"/>
        </w:rPr>
        <w:t xml:space="preserve"> population</w:t>
      </w:r>
      <w:r w:rsidR="61428074" w:rsidRPr="2A68BECE">
        <w:rPr>
          <w:rFonts w:ascii="Times New Roman" w:hAnsi="Times New Roman" w:cs="Times New Roman"/>
        </w:rPr>
        <w:t xml:space="preserve">), followed by upper-middle-income countries (range: </w:t>
      </w:r>
      <w:r w:rsidR="0BEA9D6B" w:rsidRPr="2A68BECE">
        <w:rPr>
          <w:rFonts w:ascii="Times New Roman" w:hAnsi="Times New Roman" w:cs="Times New Roman"/>
        </w:rPr>
        <w:t>0.01</w:t>
      </w:r>
      <w:r w:rsidR="00BC0165">
        <w:rPr>
          <w:rFonts w:ascii="Aptos Narrow" w:hAnsi="Aptos Narrow" w:cs="Times New Roman"/>
        </w:rPr>
        <w:t>–</w:t>
      </w:r>
      <w:r w:rsidR="0BEA9D6B" w:rsidRPr="2A68BECE">
        <w:rPr>
          <w:rFonts w:ascii="Times New Roman" w:hAnsi="Times New Roman" w:cs="Times New Roman"/>
        </w:rPr>
        <w:t>0.78</w:t>
      </w:r>
      <w:r w:rsidR="00F93EE3" w:rsidRPr="00F93EE3">
        <w:rPr>
          <w:rFonts w:ascii="Times New Roman" w:hAnsi="Times New Roman" w:cs="Times New Roman"/>
        </w:rPr>
        <w:t xml:space="preserve"> </w:t>
      </w:r>
      <w:r w:rsidR="00F93EE3">
        <w:rPr>
          <w:rFonts w:ascii="Times New Roman" w:hAnsi="Times New Roman" w:cs="Times New Roman"/>
        </w:rPr>
        <w:t xml:space="preserve">per </w:t>
      </w:r>
      <w:r w:rsidR="00F93EE3" w:rsidRPr="2A68BECE">
        <w:rPr>
          <w:rFonts w:ascii="Times New Roman" w:hAnsi="Times New Roman" w:cs="Times New Roman"/>
        </w:rPr>
        <w:t>10,000</w:t>
      </w:r>
      <w:r w:rsidR="00F93EE3">
        <w:rPr>
          <w:rFonts w:ascii="Times New Roman" w:hAnsi="Times New Roman" w:cs="Times New Roman"/>
        </w:rPr>
        <w:t xml:space="preserve"> population</w:t>
      </w:r>
      <w:r w:rsidR="0BEA9D6B" w:rsidRPr="2A68BECE">
        <w:rPr>
          <w:rFonts w:ascii="Times New Roman" w:hAnsi="Times New Roman" w:cs="Times New Roman"/>
        </w:rPr>
        <w:t>)</w:t>
      </w:r>
      <w:r w:rsidR="59A1A0BC" w:rsidRPr="2A68BECE">
        <w:rPr>
          <w:rFonts w:ascii="Times New Roman" w:hAnsi="Times New Roman" w:cs="Times New Roman"/>
        </w:rPr>
        <w:t xml:space="preserve"> (Fig</w:t>
      </w:r>
      <w:del w:id="14" w:author="Kannan.RK" w:date="2026-05-06T13:48:00Z">
        <w:r w:rsidR="59A1A0BC" w:rsidRPr="2A68BECE" w:rsidDel="00373766">
          <w:rPr>
            <w:rFonts w:ascii="Times New Roman" w:hAnsi="Times New Roman" w:cs="Times New Roman"/>
          </w:rPr>
          <w:delText>ure</w:delText>
        </w:r>
      </w:del>
      <w:r w:rsidR="59A1A0BC" w:rsidRPr="2A68BECE">
        <w:rPr>
          <w:rFonts w:ascii="Times New Roman" w:hAnsi="Times New Roman" w:cs="Times New Roman"/>
        </w:rPr>
        <w:t xml:space="preserve"> </w:t>
      </w:r>
      <w:r w:rsidR="78831951" w:rsidRPr="2A68BECE">
        <w:rPr>
          <w:rFonts w:ascii="Times New Roman" w:hAnsi="Times New Roman" w:cs="Times New Roman"/>
        </w:rPr>
        <w:t>3</w:t>
      </w:r>
      <w:r w:rsidR="59A1A0BC" w:rsidRPr="2A68BECE">
        <w:rPr>
          <w:rFonts w:ascii="Times New Roman" w:hAnsi="Times New Roman" w:cs="Times New Roman"/>
        </w:rPr>
        <w:t>)</w:t>
      </w:r>
      <w:r w:rsidR="0BEA9D6B" w:rsidRPr="2A68BECE">
        <w:rPr>
          <w:rFonts w:ascii="Times New Roman" w:hAnsi="Times New Roman" w:cs="Times New Roman"/>
        </w:rPr>
        <w:t xml:space="preserve">. For Chagas disease, </w:t>
      </w:r>
      <w:r w:rsidR="405E890A" w:rsidRPr="2A68BECE">
        <w:rPr>
          <w:rFonts w:ascii="Times New Roman" w:hAnsi="Times New Roman" w:cs="Times New Roman"/>
        </w:rPr>
        <w:t xml:space="preserve">schistosomiasis and </w:t>
      </w:r>
      <w:r w:rsidR="0BEA9D6B" w:rsidRPr="2A68BECE">
        <w:rPr>
          <w:rFonts w:ascii="Times New Roman" w:hAnsi="Times New Roman" w:cs="Times New Roman"/>
        </w:rPr>
        <w:t>VL</w:t>
      </w:r>
      <w:r w:rsidR="3B1AB521" w:rsidRPr="2A68BECE">
        <w:rPr>
          <w:rFonts w:ascii="Times New Roman" w:hAnsi="Times New Roman" w:cs="Times New Roman"/>
        </w:rPr>
        <w:t>,</w:t>
      </w:r>
      <w:r w:rsidR="0BEA9D6B" w:rsidRPr="2A68BECE">
        <w:rPr>
          <w:rFonts w:ascii="Times New Roman" w:hAnsi="Times New Roman" w:cs="Times New Roman"/>
        </w:rPr>
        <w:t xml:space="preserve"> </w:t>
      </w:r>
      <w:r w:rsidR="0D3E72E7" w:rsidRPr="2A68BECE">
        <w:rPr>
          <w:rFonts w:ascii="Times New Roman" w:hAnsi="Times New Roman" w:cs="Times New Roman"/>
        </w:rPr>
        <w:t xml:space="preserve">lower-middle-income countries had the highest </w:t>
      </w:r>
      <w:r w:rsidR="6F3C4CF6" w:rsidRPr="2A68BECE">
        <w:rPr>
          <w:rFonts w:ascii="Times New Roman" w:hAnsi="Times New Roman" w:cs="Times New Roman"/>
        </w:rPr>
        <w:t xml:space="preserve">median </w:t>
      </w:r>
      <w:r w:rsidR="0D3E72E7" w:rsidRPr="2A68BECE">
        <w:rPr>
          <w:rFonts w:ascii="Times New Roman" w:hAnsi="Times New Roman" w:cs="Times New Roman"/>
        </w:rPr>
        <w:t>target sample size per 10,000</w:t>
      </w:r>
      <w:r w:rsidR="1F8A6040" w:rsidRPr="2A68BECE">
        <w:rPr>
          <w:rFonts w:ascii="Times New Roman" w:hAnsi="Times New Roman" w:cs="Times New Roman"/>
        </w:rPr>
        <w:t xml:space="preserve"> amongst the income classifications</w:t>
      </w:r>
      <w:r w:rsidR="0D3E72E7" w:rsidRPr="2A68BECE">
        <w:rPr>
          <w:rFonts w:ascii="Times New Roman" w:hAnsi="Times New Roman" w:cs="Times New Roman"/>
        </w:rPr>
        <w:t>, 1.0, 1.</w:t>
      </w:r>
      <w:r w:rsidR="1FC97AA0" w:rsidRPr="2A68BECE">
        <w:rPr>
          <w:rFonts w:ascii="Times New Roman" w:hAnsi="Times New Roman" w:cs="Times New Roman"/>
        </w:rPr>
        <w:t>5</w:t>
      </w:r>
      <w:r w:rsidR="0D3E72E7" w:rsidRPr="2A68BECE">
        <w:rPr>
          <w:rFonts w:ascii="Times New Roman" w:hAnsi="Times New Roman" w:cs="Times New Roman"/>
        </w:rPr>
        <w:t xml:space="preserve">, </w:t>
      </w:r>
      <w:r w:rsidR="0D6242B0" w:rsidRPr="2A68BECE">
        <w:rPr>
          <w:rFonts w:ascii="Times New Roman" w:hAnsi="Times New Roman" w:cs="Times New Roman"/>
        </w:rPr>
        <w:t>0.1</w:t>
      </w:r>
      <w:r w:rsidR="5C8E4353" w:rsidRPr="2A68BECE">
        <w:rPr>
          <w:rFonts w:ascii="Times New Roman" w:hAnsi="Times New Roman" w:cs="Times New Roman"/>
        </w:rPr>
        <w:t>2</w:t>
      </w:r>
      <w:r w:rsidR="0D6242B0" w:rsidRPr="2A68BECE">
        <w:rPr>
          <w:rFonts w:ascii="Times New Roman" w:hAnsi="Times New Roman" w:cs="Times New Roman"/>
        </w:rPr>
        <w:t xml:space="preserve"> respectively</w:t>
      </w:r>
      <w:r w:rsidR="714C44E2" w:rsidRPr="2A68BECE">
        <w:rPr>
          <w:rFonts w:ascii="Times New Roman" w:hAnsi="Times New Roman" w:cs="Times New Roman"/>
        </w:rPr>
        <w:t xml:space="preserve">, while STH had a value of 0.89. </w:t>
      </w:r>
      <w:r w:rsidR="1D55FF33" w:rsidRPr="2A68BECE">
        <w:rPr>
          <w:rFonts w:ascii="Times New Roman" w:hAnsi="Times New Roman" w:cs="Times New Roman"/>
        </w:rPr>
        <w:t>The medians for low-income countries were 1.</w:t>
      </w:r>
      <w:r w:rsidR="12863F53" w:rsidRPr="2A68BECE">
        <w:rPr>
          <w:rFonts w:ascii="Times New Roman" w:hAnsi="Times New Roman" w:cs="Times New Roman"/>
        </w:rPr>
        <w:t>42 for schistosomiasis, 0.02</w:t>
      </w:r>
      <w:r w:rsidR="19D43339" w:rsidRPr="2A68BECE">
        <w:rPr>
          <w:rFonts w:ascii="Times New Roman" w:hAnsi="Times New Roman" w:cs="Times New Roman"/>
        </w:rPr>
        <w:t>2</w:t>
      </w:r>
      <w:r w:rsidR="12863F53" w:rsidRPr="2A68BECE">
        <w:rPr>
          <w:rFonts w:ascii="Times New Roman" w:hAnsi="Times New Roman" w:cs="Times New Roman"/>
        </w:rPr>
        <w:t xml:space="preserve"> for VL and 5</w:t>
      </w:r>
      <w:r w:rsidR="243E396A" w:rsidRPr="2A68BECE">
        <w:rPr>
          <w:rFonts w:ascii="Times New Roman" w:hAnsi="Times New Roman" w:cs="Times New Roman"/>
        </w:rPr>
        <w:t>6</w:t>
      </w:r>
      <w:r w:rsidR="12863F53" w:rsidRPr="2A68BECE">
        <w:rPr>
          <w:rFonts w:ascii="Times New Roman" w:hAnsi="Times New Roman" w:cs="Times New Roman"/>
        </w:rPr>
        <w:t xml:space="preserve"> for STH; the high value seen for STH is due to</w:t>
      </w:r>
      <w:r w:rsidR="5F9AF2E0" w:rsidRPr="2A68BECE">
        <w:rPr>
          <w:rFonts w:ascii="Times New Roman" w:hAnsi="Times New Roman" w:cs="Times New Roman"/>
        </w:rPr>
        <w:t xml:space="preserve"> a study with a target sample size of 24,000 in</w:t>
      </w:r>
      <w:r w:rsidR="12863F53" w:rsidRPr="2A68BECE">
        <w:rPr>
          <w:rFonts w:ascii="Times New Roman" w:hAnsi="Times New Roman" w:cs="Times New Roman"/>
        </w:rPr>
        <w:t xml:space="preserve"> </w:t>
      </w:r>
      <w:r w:rsidR="24B86163" w:rsidRPr="2A68BECE">
        <w:rPr>
          <w:rFonts w:ascii="Times New Roman" w:hAnsi="Times New Roman" w:cs="Times New Roman"/>
        </w:rPr>
        <w:t>Guinea-Bissau</w:t>
      </w:r>
      <w:r w:rsidR="3AC39E83" w:rsidRPr="2A68BECE">
        <w:rPr>
          <w:rFonts w:ascii="Times New Roman" w:hAnsi="Times New Roman" w:cs="Times New Roman"/>
        </w:rPr>
        <w:t xml:space="preserve"> (112 target sample size per 10,000 population)</w:t>
      </w:r>
      <w:r w:rsidR="70C7B4ED" w:rsidRPr="2A68BECE">
        <w:rPr>
          <w:rFonts w:ascii="Times New Roman" w:hAnsi="Times New Roman" w:cs="Times New Roman"/>
        </w:rPr>
        <w:t xml:space="preserve">. </w:t>
      </w:r>
      <w:r w:rsidR="57EE4817" w:rsidRPr="2A68BECE">
        <w:rPr>
          <w:rFonts w:ascii="Times New Roman" w:hAnsi="Times New Roman" w:cs="Times New Roman"/>
        </w:rPr>
        <w:t>H</w:t>
      </w:r>
      <w:r w:rsidR="70C7B4ED" w:rsidRPr="2A68BECE">
        <w:rPr>
          <w:rFonts w:ascii="Times New Roman" w:hAnsi="Times New Roman" w:cs="Times New Roman"/>
        </w:rPr>
        <w:t>igh access</w:t>
      </w:r>
      <w:r w:rsidR="487C1EAF" w:rsidRPr="2A68BECE">
        <w:rPr>
          <w:rFonts w:ascii="Times New Roman" w:hAnsi="Times New Roman" w:cs="Times New Roman"/>
        </w:rPr>
        <w:t xml:space="preserve"> to studies was </w:t>
      </w:r>
      <w:r w:rsidR="5F220DCF" w:rsidRPr="2A68BECE">
        <w:rPr>
          <w:rFonts w:ascii="Times New Roman" w:hAnsi="Times New Roman" w:cs="Times New Roman"/>
        </w:rPr>
        <w:t xml:space="preserve">also </w:t>
      </w:r>
      <w:r w:rsidR="487C1EAF" w:rsidRPr="2A68BECE">
        <w:rPr>
          <w:rFonts w:ascii="Times New Roman" w:hAnsi="Times New Roman" w:cs="Times New Roman"/>
        </w:rPr>
        <w:t>seen</w:t>
      </w:r>
      <w:r w:rsidR="70C7B4ED" w:rsidRPr="2A68BECE">
        <w:rPr>
          <w:rFonts w:ascii="Times New Roman" w:hAnsi="Times New Roman" w:cs="Times New Roman"/>
        </w:rPr>
        <w:t xml:space="preserve"> in </w:t>
      </w:r>
      <w:r w:rsidR="5EC08A4E" w:rsidRPr="2A68BECE">
        <w:rPr>
          <w:rFonts w:ascii="Times New Roman" w:hAnsi="Times New Roman" w:cs="Times New Roman"/>
        </w:rPr>
        <w:t>Fiji (</w:t>
      </w:r>
      <w:r w:rsidR="4C3CB816" w:rsidRPr="2A68BECE">
        <w:rPr>
          <w:rFonts w:ascii="Times New Roman" w:hAnsi="Times New Roman" w:cs="Times New Roman"/>
        </w:rPr>
        <w:t>94 per 10,000</w:t>
      </w:r>
      <w:r w:rsidR="63079072" w:rsidRPr="2A68BECE">
        <w:rPr>
          <w:rFonts w:ascii="Times New Roman" w:hAnsi="Times New Roman" w:cs="Times New Roman"/>
        </w:rPr>
        <w:t>, STH</w:t>
      </w:r>
      <w:r w:rsidR="5EC08A4E" w:rsidRPr="2A68BECE">
        <w:rPr>
          <w:rFonts w:ascii="Times New Roman" w:hAnsi="Times New Roman" w:cs="Times New Roman"/>
        </w:rPr>
        <w:t>), Solomon Islands (</w:t>
      </w:r>
      <w:r w:rsidR="743F3BBE" w:rsidRPr="2A68BECE">
        <w:rPr>
          <w:rFonts w:ascii="Times New Roman" w:hAnsi="Times New Roman" w:cs="Times New Roman"/>
        </w:rPr>
        <w:t>81 per 10,000, STH</w:t>
      </w:r>
      <w:r w:rsidR="5EC08A4E" w:rsidRPr="2A68BECE">
        <w:rPr>
          <w:rFonts w:ascii="Times New Roman" w:hAnsi="Times New Roman" w:cs="Times New Roman"/>
        </w:rPr>
        <w:t>)</w:t>
      </w:r>
      <w:r w:rsidR="1DAB36B7" w:rsidRPr="2A68BECE">
        <w:rPr>
          <w:rFonts w:ascii="Times New Roman" w:hAnsi="Times New Roman" w:cs="Times New Roman"/>
        </w:rPr>
        <w:t xml:space="preserve"> and </w:t>
      </w:r>
      <w:r w:rsidR="70C7B4ED" w:rsidRPr="2A68BECE">
        <w:rPr>
          <w:rFonts w:ascii="Times New Roman" w:hAnsi="Times New Roman" w:cs="Times New Roman"/>
        </w:rPr>
        <w:t>Niger</w:t>
      </w:r>
      <w:r w:rsidR="08559545" w:rsidRPr="2A68BECE">
        <w:rPr>
          <w:rFonts w:ascii="Times New Roman" w:hAnsi="Times New Roman" w:cs="Times New Roman"/>
        </w:rPr>
        <w:t xml:space="preserve"> (53 </w:t>
      </w:r>
      <w:r w:rsidR="3F9A61B3" w:rsidRPr="2A68BECE">
        <w:rPr>
          <w:rFonts w:ascii="Times New Roman" w:hAnsi="Times New Roman" w:cs="Times New Roman"/>
        </w:rPr>
        <w:t>per 10,000, schistosomiasis)</w:t>
      </w:r>
      <w:r w:rsidR="0006085A" w:rsidRPr="0006085A">
        <w:rPr>
          <w:rFonts w:ascii="Times New Roman" w:hAnsi="Times New Roman" w:cs="Times New Roman"/>
        </w:rPr>
        <w:t xml:space="preserve"> </w:t>
      </w:r>
      <w:r w:rsidR="0006085A" w:rsidRPr="2A68BECE">
        <w:rPr>
          <w:rFonts w:ascii="Times New Roman" w:hAnsi="Times New Roman" w:cs="Times New Roman"/>
        </w:rPr>
        <w:t>(Fig</w:t>
      </w:r>
      <w:del w:id="15" w:author="Kannan.RK" w:date="2026-05-06T13:48:00Z">
        <w:r w:rsidR="0006085A" w:rsidRPr="2A68BECE" w:rsidDel="00373766">
          <w:rPr>
            <w:rFonts w:ascii="Times New Roman" w:hAnsi="Times New Roman" w:cs="Times New Roman"/>
          </w:rPr>
          <w:delText>ure</w:delText>
        </w:r>
      </w:del>
      <w:r w:rsidR="0006085A" w:rsidRPr="2A68BECE">
        <w:rPr>
          <w:rFonts w:ascii="Times New Roman" w:hAnsi="Times New Roman" w:cs="Times New Roman"/>
        </w:rPr>
        <w:t xml:space="preserve"> 3)</w:t>
      </w:r>
      <w:r w:rsidR="5D2FF105" w:rsidRPr="2A68BECE">
        <w:rPr>
          <w:rFonts w:ascii="Times New Roman" w:hAnsi="Times New Roman" w:cs="Times New Roman"/>
        </w:rPr>
        <w:t>.</w:t>
      </w:r>
    </w:p>
    <w:p w14:paraId="7EE25D25" w14:textId="6D7CDC7A" w:rsidR="00153E7E" w:rsidRDefault="00153E7E" w:rsidP="00153E7E">
      <w:pPr>
        <w:ind w:firstLine="0"/>
        <w:jc w:val="center"/>
        <w:rPr>
          <w:rFonts w:ascii="Times New Roman" w:hAnsi="Times New Roman" w:cs="Times New Roman"/>
        </w:rPr>
      </w:pPr>
    </w:p>
    <w:p w14:paraId="3E7641F9" w14:textId="4D1C5804" w:rsidR="00153E7E" w:rsidRDefault="00153E7E" w:rsidP="00512EBC">
      <w:pPr>
        <w:ind w:firstLine="0"/>
        <w:rPr>
          <w:rFonts w:ascii="Times New Roman" w:hAnsi="Times New Roman" w:cs="Times New Roman"/>
        </w:rPr>
      </w:pPr>
      <w:r w:rsidRPr="3ABCC0A8">
        <w:rPr>
          <w:rFonts w:ascii="Times New Roman" w:hAnsi="Times New Roman" w:cs="Times New Roman"/>
          <w:b/>
          <w:bCs/>
        </w:rPr>
        <w:t>Fig</w:t>
      </w:r>
      <w:del w:id="16" w:author="Kannan.RK" w:date="2026-05-06T13:48:00Z">
        <w:r w:rsidRPr="3ABCC0A8" w:rsidDel="00373766">
          <w:rPr>
            <w:rFonts w:ascii="Times New Roman" w:hAnsi="Times New Roman" w:cs="Times New Roman"/>
            <w:b/>
            <w:bCs/>
          </w:rPr>
          <w:delText>ure</w:delText>
        </w:r>
      </w:del>
      <w:r w:rsidRPr="3ABCC0A8">
        <w:rPr>
          <w:rFonts w:ascii="Times New Roman" w:hAnsi="Times New Roman" w:cs="Times New Roman"/>
          <w:b/>
          <w:bCs/>
        </w:rPr>
        <w:t xml:space="preserve"> 3:</w:t>
      </w:r>
      <w:r w:rsidRPr="3ABCC0A8">
        <w:rPr>
          <w:b/>
          <w:bCs/>
        </w:rPr>
        <w:t xml:space="preserve"> </w:t>
      </w:r>
      <w:r w:rsidRPr="3ABCC0A8">
        <w:rPr>
          <w:rFonts w:ascii="Times New Roman" w:hAnsi="Times New Roman" w:cs="Times New Roman"/>
          <w:b/>
          <w:bCs/>
        </w:rPr>
        <w:t>Total target participant size per 10,000 population in countries where studies were registered in ICTRP in 1999</w:t>
      </w:r>
      <w:r w:rsidRPr="3ABCC0A8">
        <w:rPr>
          <w:rFonts w:ascii="Aptos Narrow" w:hAnsi="Aptos Narrow" w:cs="Times New Roman"/>
          <w:b/>
          <w:bCs/>
        </w:rPr>
        <w:t>–</w:t>
      </w:r>
      <w:r w:rsidRPr="3ABCC0A8">
        <w:rPr>
          <w:rFonts w:ascii="Times New Roman" w:hAnsi="Times New Roman" w:cs="Times New Roman"/>
          <w:b/>
          <w:bCs/>
        </w:rPr>
        <w:t>2023.</w:t>
      </w:r>
      <w:r w:rsidRPr="3ABCC0A8">
        <w:rPr>
          <w:rFonts w:ascii="Times New Roman" w:hAnsi="Times New Roman" w:cs="Times New Roman"/>
        </w:rPr>
        <w:t xml:space="preserve"> Median represented by the orange horizontal line. Only single-country interventional studies are included</w:t>
      </w:r>
    </w:p>
    <w:p w14:paraId="2E64A46B" w14:textId="77777777" w:rsidR="00153E7E" w:rsidRDefault="00153E7E" w:rsidP="00153E7E">
      <w:pPr>
        <w:rPr>
          <w:rFonts w:ascii="Times New Roman" w:hAnsi="Times New Roman" w:cs="Times New Roman"/>
        </w:rPr>
      </w:pPr>
    </w:p>
    <w:p w14:paraId="7DF8BB02" w14:textId="4C142B69" w:rsidR="00FE3BC2" w:rsidRPr="00184A17" w:rsidRDefault="4E1537C0" w:rsidP="19194A17">
      <w:pPr>
        <w:ind w:firstLine="0"/>
        <w:jc w:val="left"/>
        <w:rPr>
          <w:rFonts w:ascii="Times New Roman" w:hAnsi="Times New Roman" w:cs="Times New Roman"/>
          <w:b/>
          <w:bCs/>
          <w:sz w:val="24"/>
          <w:szCs w:val="24"/>
        </w:rPr>
      </w:pPr>
      <w:r w:rsidRPr="21A048A5">
        <w:rPr>
          <w:rFonts w:ascii="Times New Roman" w:hAnsi="Times New Roman" w:cs="Times New Roman"/>
          <w:b/>
          <w:bCs/>
          <w:sz w:val="24"/>
          <w:szCs w:val="24"/>
        </w:rPr>
        <w:lastRenderedPageBreak/>
        <w:t>Chagas disease</w:t>
      </w:r>
      <w:r w:rsidR="512948D1" w:rsidRPr="21A048A5">
        <w:rPr>
          <w:rFonts w:ascii="Times New Roman" w:hAnsi="Times New Roman" w:cs="Times New Roman"/>
          <w:b/>
          <w:bCs/>
          <w:sz w:val="24"/>
          <w:szCs w:val="24"/>
        </w:rPr>
        <w:t xml:space="preserve"> </w:t>
      </w:r>
    </w:p>
    <w:p w14:paraId="3108286E" w14:textId="0D3C48DE" w:rsidR="00FE3BC2" w:rsidRDefault="09030A27" w:rsidP="3ABCC0A8">
      <w:pPr>
        <w:ind w:firstLine="360"/>
        <w:jc w:val="left"/>
        <w:rPr>
          <w:rFonts w:ascii="Times New Roman" w:hAnsi="Times New Roman" w:cs="Times New Roman"/>
        </w:rPr>
      </w:pPr>
      <w:r w:rsidRPr="3ABCC0A8">
        <w:rPr>
          <w:rFonts w:ascii="Times New Roman" w:hAnsi="Times New Roman" w:cs="Times New Roman"/>
        </w:rPr>
        <w:t xml:space="preserve">The 88 </w:t>
      </w:r>
      <w:r w:rsidR="4F12898F" w:rsidRPr="3ABCC0A8">
        <w:rPr>
          <w:rFonts w:ascii="Times New Roman" w:hAnsi="Times New Roman" w:cs="Times New Roman"/>
        </w:rPr>
        <w:t>Chagas disease</w:t>
      </w:r>
      <w:r w:rsidRPr="3ABCC0A8">
        <w:rPr>
          <w:rFonts w:ascii="Times New Roman" w:hAnsi="Times New Roman" w:cs="Times New Roman"/>
        </w:rPr>
        <w:t xml:space="preserve"> studies had a </w:t>
      </w:r>
      <w:r w:rsidR="3ACF9523" w:rsidRPr="3ABCC0A8">
        <w:rPr>
          <w:rFonts w:ascii="Times New Roman" w:hAnsi="Times New Roman" w:cs="Times New Roman"/>
        </w:rPr>
        <w:t xml:space="preserve">total target </w:t>
      </w:r>
      <w:r w:rsidRPr="3ABCC0A8">
        <w:rPr>
          <w:rFonts w:ascii="Times New Roman" w:hAnsi="Times New Roman" w:cs="Times New Roman"/>
        </w:rPr>
        <w:t xml:space="preserve">enrolment </w:t>
      </w:r>
      <w:r w:rsidR="3ACF9523" w:rsidRPr="3ABCC0A8">
        <w:rPr>
          <w:rFonts w:ascii="Times New Roman" w:hAnsi="Times New Roman" w:cs="Times New Roman"/>
        </w:rPr>
        <w:t xml:space="preserve">size </w:t>
      </w:r>
      <w:r w:rsidRPr="3ABCC0A8">
        <w:rPr>
          <w:rFonts w:ascii="Times New Roman" w:hAnsi="Times New Roman" w:cs="Times New Roman"/>
        </w:rPr>
        <w:t xml:space="preserve">of </w:t>
      </w:r>
      <w:r w:rsidR="3ACF9523" w:rsidRPr="3ABCC0A8">
        <w:rPr>
          <w:rFonts w:ascii="Times New Roman" w:hAnsi="Times New Roman" w:cs="Times New Roman"/>
        </w:rPr>
        <w:t>69,919</w:t>
      </w:r>
      <w:r w:rsidR="78B2C00A" w:rsidRPr="3ABCC0A8">
        <w:rPr>
          <w:rFonts w:ascii="Times New Roman" w:hAnsi="Times New Roman" w:cs="Times New Roman"/>
        </w:rPr>
        <w:t xml:space="preserve"> participants</w:t>
      </w:r>
      <w:r w:rsidR="476E32E1" w:rsidRPr="3ABCC0A8">
        <w:rPr>
          <w:rFonts w:ascii="Times New Roman" w:hAnsi="Times New Roman" w:cs="Times New Roman"/>
        </w:rPr>
        <w:t xml:space="preserve"> (median: 94</w:t>
      </w:r>
      <w:r w:rsidR="1D65B634" w:rsidRPr="3ABCC0A8">
        <w:rPr>
          <w:rFonts w:ascii="Times New Roman" w:hAnsi="Times New Roman" w:cs="Times New Roman"/>
        </w:rPr>
        <w:t xml:space="preserve">, </w:t>
      </w:r>
      <w:r w:rsidR="70DC153C" w:rsidRPr="3ABCC0A8">
        <w:rPr>
          <w:rFonts w:ascii="Times New Roman" w:hAnsi="Times New Roman" w:cs="Times New Roman"/>
        </w:rPr>
        <w:t>interquartile range</w:t>
      </w:r>
      <w:r w:rsidR="08587376" w:rsidRPr="3ABCC0A8">
        <w:rPr>
          <w:rFonts w:ascii="Times New Roman" w:hAnsi="Times New Roman" w:cs="Times New Roman"/>
        </w:rPr>
        <w:t xml:space="preserve"> (IQR)</w:t>
      </w:r>
      <w:r w:rsidR="70DC153C" w:rsidRPr="3ABCC0A8">
        <w:rPr>
          <w:rFonts w:ascii="Times New Roman" w:hAnsi="Times New Roman" w:cs="Times New Roman"/>
        </w:rPr>
        <w:t xml:space="preserve">: </w:t>
      </w:r>
      <w:r w:rsidR="1F661955" w:rsidRPr="3ABCC0A8">
        <w:rPr>
          <w:rFonts w:ascii="Times New Roman" w:hAnsi="Times New Roman" w:cs="Times New Roman"/>
        </w:rPr>
        <w:t>45-354</w:t>
      </w:r>
      <w:r w:rsidR="17CD5321" w:rsidRPr="3ABCC0A8">
        <w:rPr>
          <w:rFonts w:ascii="Times New Roman" w:hAnsi="Times New Roman" w:cs="Times New Roman"/>
        </w:rPr>
        <w:t>)</w:t>
      </w:r>
      <w:r w:rsidR="70DC153C" w:rsidRPr="3ABCC0A8">
        <w:rPr>
          <w:rFonts w:ascii="Times New Roman" w:hAnsi="Times New Roman" w:cs="Times New Roman"/>
        </w:rPr>
        <w:t xml:space="preserve">. </w:t>
      </w:r>
      <w:r w:rsidR="23ADFA68" w:rsidRPr="3ABCC0A8">
        <w:rPr>
          <w:rFonts w:ascii="Times New Roman" w:hAnsi="Times New Roman" w:cs="Times New Roman"/>
        </w:rPr>
        <w:t xml:space="preserve">Brazil had the highest </w:t>
      </w:r>
      <w:r w:rsidR="40B5D215" w:rsidRPr="3ABCC0A8">
        <w:rPr>
          <w:rFonts w:ascii="Times New Roman" w:hAnsi="Times New Roman" w:cs="Times New Roman"/>
        </w:rPr>
        <w:t xml:space="preserve">total </w:t>
      </w:r>
      <w:r w:rsidR="23ADFA68" w:rsidRPr="3ABCC0A8">
        <w:rPr>
          <w:rFonts w:ascii="Times New Roman" w:hAnsi="Times New Roman" w:cs="Times New Roman"/>
        </w:rPr>
        <w:t xml:space="preserve">number of studies </w:t>
      </w:r>
      <w:r w:rsidR="6DF077B4" w:rsidRPr="3ABCC0A8">
        <w:rPr>
          <w:rFonts w:ascii="Times New Roman" w:hAnsi="Times New Roman" w:cs="Times New Roman"/>
        </w:rPr>
        <w:t>(</w:t>
      </w:r>
      <w:r w:rsidR="47BB57D6" w:rsidRPr="3ABCC0A8">
        <w:rPr>
          <w:rFonts w:ascii="Times New Roman" w:hAnsi="Times New Roman" w:cs="Times New Roman"/>
          <w:i/>
          <w:iCs/>
        </w:rPr>
        <w:t>n</w:t>
      </w:r>
      <w:r w:rsidR="6DF077B4" w:rsidRPr="3ABCC0A8">
        <w:rPr>
          <w:rFonts w:ascii="Times New Roman" w:hAnsi="Times New Roman" w:cs="Times New Roman"/>
        </w:rPr>
        <w:t>=4</w:t>
      </w:r>
      <w:r w:rsidR="2D84814A" w:rsidRPr="3ABCC0A8">
        <w:rPr>
          <w:rFonts w:ascii="Times New Roman" w:hAnsi="Times New Roman" w:cs="Times New Roman"/>
        </w:rPr>
        <w:t>2</w:t>
      </w:r>
      <w:r w:rsidR="3DDD67EB" w:rsidRPr="3ABCC0A8">
        <w:rPr>
          <w:rFonts w:ascii="Times New Roman" w:hAnsi="Times New Roman" w:cs="Times New Roman"/>
        </w:rPr>
        <w:t>, 4</w:t>
      </w:r>
      <w:r w:rsidR="75FD1364" w:rsidRPr="3ABCC0A8">
        <w:rPr>
          <w:rFonts w:ascii="Times New Roman" w:hAnsi="Times New Roman" w:cs="Times New Roman"/>
        </w:rPr>
        <w:t>8</w:t>
      </w:r>
      <w:r w:rsidR="3DDD67EB" w:rsidRPr="3ABCC0A8">
        <w:rPr>
          <w:rFonts w:ascii="Times New Roman" w:hAnsi="Times New Roman" w:cs="Times New Roman"/>
        </w:rPr>
        <w:t>%</w:t>
      </w:r>
      <w:r w:rsidR="3EE888F3" w:rsidRPr="3ABCC0A8">
        <w:rPr>
          <w:rFonts w:ascii="Times New Roman" w:hAnsi="Times New Roman" w:cs="Times New Roman"/>
        </w:rPr>
        <w:t>)</w:t>
      </w:r>
      <w:r w:rsidR="48BD9715" w:rsidRPr="3ABCC0A8">
        <w:rPr>
          <w:rFonts w:ascii="Times New Roman" w:hAnsi="Times New Roman" w:cs="Times New Roman"/>
        </w:rPr>
        <w:t>, followed by Argentina (</w:t>
      </w:r>
      <w:r w:rsidR="48BD9715" w:rsidRPr="3ABCC0A8">
        <w:rPr>
          <w:rFonts w:ascii="Times New Roman" w:hAnsi="Times New Roman" w:cs="Times New Roman"/>
          <w:i/>
          <w:iCs/>
        </w:rPr>
        <w:t>n</w:t>
      </w:r>
      <w:r w:rsidR="48BD9715" w:rsidRPr="3ABCC0A8">
        <w:rPr>
          <w:rFonts w:ascii="Times New Roman" w:hAnsi="Times New Roman" w:cs="Times New Roman"/>
        </w:rPr>
        <w:t>=27</w:t>
      </w:r>
      <w:r w:rsidR="78FAE349" w:rsidRPr="3ABCC0A8">
        <w:rPr>
          <w:rFonts w:ascii="Times New Roman" w:hAnsi="Times New Roman" w:cs="Times New Roman"/>
        </w:rPr>
        <w:t>, 31%</w:t>
      </w:r>
      <w:r w:rsidR="48BD9715" w:rsidRPr="3ABCC0A8">
        <w:rPr>
          <w:rFonts w:ascii="Times New Roman" w:hAnsi="Times New Roman" w:cs="Times New Roman"/>
        </w:rPr>
        <w:t>)</w:t>
      </w:r>
      <w:r w:rsidR="38533806" w:rsidRPr="3ABCC0A8">
        <w:rPr>
          <w:rFonts w:ascii="Times New Roman" w:hAnsi="Times New Roman" w:cs="Times New Roman"/>
        </w:rPr>
        <w:t xml:space="preserve">, </w:t>
      </w:r>
      <w:r w:rsidR="48BD9715" w:rsidRPr="3ABCC0A8">
        <w:rPr>
          <w:rFonts w:ascii="Times New Roman" w:hAnsi="Times New Roman" w:cs="Times New Roman"/>
        </w:rPr>
        <w:t>Spain (</w:t>
      </w:r>
      <w:r w:rsidR="48BD9715" w:rsidRPr="3ABCC0A8">
        <w:rPr>
          <w:rFonts w:ascii="Times New Roman" w:hAnsi="Times New Roman" w:cs="Times New Roman"/>
          <w:i/>
          <w:iCs/>
        </w:rPr>
        <w:t>n</w:t>
      </w:r>
      <w:r w:rsidR="48BD9715" w:rsidRPr="3ABCC0A8">
        <w:rPr>
          <w:rFonts w:ascii="Times New Roman" w:hAnsi="Times New Roman" w:cs="Times New Roman"/>
        </w:rPr>
        <w:t>=14</w:t>
      </w:r>
      <w:r w:rsidR="4FF8A409" w:rsidRPr="3ABCC0A8">
        <w:rPr>
          <w:rFonts w:ascii="Times New Roman" w:hAnsi="Times New Roman" w:cs="Times New Roman"/>
        </w:rPr>
        <w:t>, 16%</w:t>
      </w:r>
      <w:r w:rsidR="48BD9715" w:rsidRPr="3ABCC0A8">
        <w:rPr>
          <w:rFonts w:ascii="Times New Roman" w:hAnsi="Times New Roman" w:cs="Times New Roman"/>
        </w:rPr>
        <w:t>)</w:t>
      </w:r>
      <w:r w:rsidR="1E125046" w:rsidRPr="3ABCC0A8">
        <w:rPr>
          <w:rFonts w:ascii="Times New Roman" w:hAnsi="Times New Roman" w:cs="Times New Roman"/>
        </w:rPr>
        <w:t>, Bolivia and Colombia (</w:t>
      </w:r>
      <w:r w:rsidR="72F33F78" w:rsidRPr="3ABCC0A8">
        <w:rPr>
          <w:rFonts w:ascii="Times New Roman" w:hAnsi="Times New Roman" w:cs="Times New Roman"/>
        </w:rPr>
        <w:t xml:space="preserve">both </w:t>
      </w:r>
      <w:r w:rsidR="1E125046" w:rsidRPr="3ABCC0A8">
        <w:rPr>
          <w:rFonts w:ascii="Times New Roman" w:hAnsi="Times New Roman" w:cs="Times New Roman"/>
          <w:i/>
          <w:iCs/>
        </w:rPr>
        <w:t>n</w:t>
      </w:r>
      <w:r w:rsidR="1E125046" w:rsidRPr="3ABCC0A8">
        <w:rPr>
          <w:rFonts w:ascii="Times New Roman" w:hAnsi="Times New Roman" w:cs="Times New Roman"/>
        </w:rPr>
        <w:t>=10</w:t>
      </w:r>
      <w:r w:rsidR="23D62CE2" w:rsidRPr="3ABCC0A8">
        <w:rPr>
          <w:rFonts w:ascii="Times New Roman" w:hAnsi="Times New Roman" w:cs="Times New Roman"/>
        </w:rPr>
        <w:t>, 11%</w:t>
      </w:r>
      <w:r w:rsidR="1E125046" w:rsidRPr="3ABCC0A8">
        <w:rPr>
          <w:rFonts w:ascii="Times New Roman" w:hAnsi="Times New Roman" w:cs="Times New Roman"/>
        </w:rPr>
        <w:t>)</w:t>
      </w:r>
      <w:r w:rsidR="48BD9715" w:rsidRPr="3ABCC0A8">
        <w:rPr>
          <w:rFonts w:ascii="Times New Roman" w:hAnsi="Times New Roman" w:cs="Times New Roman"/>
        </w:rPr>
        <w:t>.</w:t>
      </w:r>
      <w:r w:rsidR="0C6528AF" w:rsidRPr="3ABCC0A8">
        <w:rPr>
          <w:rFonts w:ascii="Times New Roman" w:hAnsi="Times New Roman" w:cs="Times New Roman"/>
        </w:rPr>
        <w:t xml:space="preserve"> Three of these countries </w:t>
      </w:r>
      <w:r w:rsidR="28B4B0ED" w:rsidRPr="3ABCC0A8">
        <w:rPr>
          <w:rFonts w:ascii="Times New Roman" w:hAnsi="Times New Roman" w:cs="Times New Roman"/>
        </w:rPr>
        <w:t>were also</w:t>
      </w:r>
      <w:r w:rsidR="0C6528AF" w:rsidRPr="3ABCC0A8">
        <w:rPr>
          <w:rFonts w:ascii="Times New Roman" w:hAnsi="Times New Roman" w:cs="Times New Roman"/>
        </w:rPr>
        <w:t xml:space="preserve"> in the 4 most burdened countries</w:t>
      </w:r>
      <w:r w:rsidR="0B98E6A1" w:rsidRPr="3ABCC0A8">
        <w:rPr>
          <w:rFonts w:ascii="Times New Roman" w:hAnsi="Times New Roman" w:cs="Times New Roman"/>
        </w:rPr>
        <w:t xml:space="preserve"> </w:t>
      </w:r>
      <w:r w:rsidR="005459E2" w:rsidRPr="3ABCC0A8">
        <w:rPr>
          <w:rFonts w:ascii="Times New Roman" w:hAnsi="Times New Roman" w:cs="Times New Roman"/>
        </w:rPr>
        <w:t xml:space="preserve">of </w:t>
      </w:r>
      <w:r w:rsidR="0B98E6A1" w:rsidRPr="3ABCC0A8">
        <w:rPr>
          <w:rFonts w:ascii="Times New Roman" w:hAnsi="Times New Roman" w:cs="Times New Roman"/>
        </w:rPr>
        <w:t>1999</w:t>
      </w:r>
      <w:r w:rsidR="00BC0165" w:rsidRPr="3ABCC0A8">
        <w:rPr>
          <w:rFonts w:ascii="Aptos Narrow" w:hAnsi="Aptos Narrow" w:cs="Times New Roman"/>
        </w:rPr>
        <w:t>–</w:t>
      </w:r>
      <w:r w:rsidR="0B98E6A1" w:rsidRPr="3ABCC0A8">
        <w:rPr>
          <w:rFonts w:ascii="Times New Roman" w:hAnsi="Times New Roman" w:cs="Times New Roman"/>
        </w:rPr>
        <w:t>2023</w:t>
      </w:r>
      <w:r w:rsidR="0C6528AF" w:rsidRPr="3ABCC0A8">
        <w:rPr>
          <w:rFonts w:ascii="Times New Roman" w:hAnsi="Times New Roman" w:cs="Times New Roman"/>
        </w:rPr>
        <w:t xml:space="preserve">: Bolivia, Brazil and Argentina (range: </w:t>
      </w:r>
      <w:r w:rsidR="4C580A61" w:rsidRPr="3ABCC0A8">
        <w:rPr>
          <w:rFonts w:ascii="Times New Roman" w:hAnsi="Times New Roman" w:cs="Times New Roman"/>
        </w:rPr>
        <w:t>425</w:t>
      </w:r>
      <w:r w:rsidR="00BC0165" w:rsidRPr="3ABCC0A8">
        <w:rPr>
          <w:rFonts w:ascii="Aptos Narrow" w:hAnsi="Aptos Narrow" w:cs="Times New Roman"/>
        </w:rPr>
        <w:t>–</w:t>
      </w:r>
      <w:r w:rsidR="4C580A61" w:rsidRPr="3ABCC0A8">
        <w:rPr>
          <w:rFonts w:ascii="Times New Roman" w:hAnsi="Times New Roman" w:cs="Times New Roman"/>
        </w:rPr>
        <w:t>1220</w:t>
      </w:r>
      <w:r w:rsidR="3DFE1249" w:rsidRPr="3ABCC0A8">
        <w:rPr>
          <w:rFonts w:ascii="Times New Roman" w:hAnsi="Times New Roman" w:cs="Times New Roman"/>
        </w:rPr>
        <w:t xml:space="preserve"> </w:t>
      </w:r>
      <w:r w:rsidR="72273B9A" w:rsidRPr="3ABCC0A8">
        <w:rPr>
          <w:rFonts w:ascii="Times New Roman" w:hAnsi="Times New Roman" w:cs="Times New Roman"/>
        </w:rPr>
        <w:t xml:space="preserve">mean annual </w:t>
      </w:r>
      <w:r w:rsidR="0C2A2DDA" w:rsidRPr="3ABCC0A8">
        <w:rPr>
          <w:rFonts w:ascii="Times New Roman" w:hAnsi="Times New Roman" w:cs="Times New Roman"/>
        </w:rPr>
        <w:t xml:space="preserve">DALYs </w:t>
      </w:r>
      <w:r w:rsidR="3DFE1249" w:rsidRPr="3ABCC0A8">
        <w:rPr>
          <w:rFonts w:ascii="Times New Roman" w:hAnsi="Times New Roman" w:cs="Times New Roman"/>
        </w:rPr>
        <w:t xml:space="preserve">per million), whereas </w:t>
      </w:r>
      <w:r w:rsidR="005459E2" w:rsidRPr="3ABCC0A8">
        <w:rPr>
          <w:rFonts w:ascii="Times New Roman" w:hAnsi="Times New Roman" w:cs="Times New Roman"/>
        </w:rPr>
        <w:t xml:space="preserve">the Bolivarian Republic of </w:t>
      </w:r>
      <w:r w:rsidR="3DFE1249" w:rsidRPr="3ABCC0A8">
        <w:rPr>
          <w:rFonts w:ascii="Times New Roman" w:hAnsi="Times New Roman" w:cs="Times New Roman"/>
        </w:rPr>
        <w:t>Venezu</w:t>
      </w:r>
      <w:r w:rsidR="61E8A328" w:rsidRPr="3ABCC0A8">
        <w:rPr>
          <w:rFonts w:ascii="Times New Roman" w:hAnsi="Times New Roman" w:cs="Times New Roman"/>
        </w:rPr>
        <w:t>ela had the third largest burden</w:t>
      </w:r>
      <w:r w:rsidR="24E96138" w:rsidRPr="3ABCC0A8">
        <w:rPr>
          <w:rFonts w:ascii="Times New Roman" w:hAnsi="Times New Roman" w:cs="Times New Roman"/>
        </w:rPr>
        <w:t xml:space="preserve">, 722 </w:t>
      </w:r>
      <w:r w:rsidR="4D694CCB" w:rsidRPr="3ABCC0A8">
        <w:rPr>
          <w:rFonts w:ascii="Times New Roman" w:hAnsi="Times New Roman" w:cs="Times New Roman"/>
        </w:rPr>
        <w:t xml:space="preserve">mean annual </w:t>
      </w:r>
      <w:r w:rsidR="24E96138" w:rsidRPr="3ABCC0A8">
        <w:rPr>
          <w:rFonts w:ascii="Times New Roman" w:hAnsi="Times New Roman" w:cs="Times New Roman"/>
        </w:rPr>
        <w:t>DALYs per million,</w:t>
      </w:r>
      <w:r w:rsidR="61E8A328" w:rsidRPr="3ABCC0A8">
        <w:rPr>
          <w:rFonts w:ascii="Times New Roman" w:hAnsi="Times New Roman" w:cs="Times New Roman"/>
        </w:rPr>
        <w:t xml:space="preserve"> </w:t>
      </w:r>
      <w:r w:rsidR="21C75DFA" w:rsidRPr="3ABCC0A8">
        <w:rPr>
          <w:rFonts w:ascii="Times New Roman" w:hAnsi="Times New Roman" w:cs="Times New Roman"/>
        </w:rPr>
        <w:t>though only one</w:t>
      </w:r>
      <w:r w:rsidR="61E8A328" w:rsidRPr="3ABCC0A8">
        <w:rPr>
          <w:rFonts w:ascii="Times New Roman" w:hAnsi="Times New Roman" w:cs="Times New Roman"/>
        </w:rPr>
        <w:t xml:space="preserve"> study regist</w:t>
      </w:r>
      <w:r w:rsidR="005459E2" w:rsidRPr="3ABCC0A8">
        <w:rPr>
          <w:rFonts w:ascii="Times New Roman" w:hAnsi="Times New Roman" w:cs="Times New Roman"/>
        </w:rPr>
        <w:t>ered</w:t>
      </w:r>
      <w:r w:rsidR="463C2500" w:rsidRPr="3ABCC0A8">
        <w:rPr>
          <w:rFonts w:ascii="Times New Roman" w:hAnsi="Times New Roman" w:cs="Times New Roman"/>
        </w:rPr>
        <w:t xml:space="preserve"> (Fig</w:t>
      </w:r>
      <w:del w:id="17" w:author="Kannan.RK" w:date="2026-05-06T13:48:00Z">
        <w:r w:rsidR="463C2500" w:rsidRPr="3ABCC0A8" w:rsidDel="00373766">
          <w:rPr>
            <w:rFonts w:ascii="Times New Roman" w:hAnsi="Times New Roman" w:cs="Times New Roman"/>
          </w:rPr>
          <w:delText>ure</w:delText>
        </w:r>
      </w:del>
      <w:r w:rsidR="463C2500" w:rsidRPr="3ABCC0A8">
        <w:rPr>
          <w:rFonts w:ascii="Times New Roman" w:hAnsi="Times New Roman" w:cs="Times New Roman"/>
        </w:rPr>
        <w:t xml:space="preserve"> </w:t>
      </w:r>
      <w:r w:rsidR="65503FFE" w:rsidRPr="3ABCC0A8">
        <w:rPr>
          <w:rFonts w:ascii="Times New Roman" w:hAnsi="Times New Roman" w:cs="Times New Roman"/>
        </w:rPr>
        <w:t>4</w:t>
      </w:r>
      <w:r w:rsidR="463C2500" w:rsidRPr="3ABCC0A8">
        <w:rPr>
          <w:rFonts w:ascii="Times New Roman" w:hAnsi="Times New Roman" w:cs="Times New Roman"/>
        </w:rPr>
        <w:t>)</w:t>
      </w:r>
      <w:r w:rsidR="61E8A328" w:rsidRPr="3ABCC0A8">
        <w:rPr>
          <w:rFonts w:ascii="Times New Roman" w:hAnsi="Times New Roman" w:cs="Times New Roman"/>
        </w:rPr>
        <w:t>.</w:t>
      </w:r>
      <w:r w:rsidR="567309C9" w:rsidRPr="3ABCC0A8">
        <w:rPr>
          <w:rFonts w:ascii="Times New Roman" w:hAnsi="Times New Roman" w:cs="Times New Roman"/>
        </w:rPr>
        <w:t xml:space="preserve"> </w:t>
      </w:r>
      <w:r w:rsidR="53E2E944" w:rsidRPr="3ABCC0A8">
        <w:rPr>
          <w:rFonts w:ascii="Times New Roman" w:eastAsia="Times New Roman" w:hAnsi="Times New Roman" w:cs="Times New Roman"/>
        </w:rPr>
        <w:t>An average of 6 annual DALYs per million were recorded for Spain despite the relatively high number of single-country studies conducted. Of the 14 studies including Spain, 11 were single-country studies, with a median sample size of 280 (IQR: 64–900).</w:t>
      </w:r>
      <w:r w:rsidR="1855516F" w:rsidRPr="3ABCC0A8">
        <w:rPr>
          <w:rFonts w:ascii="Times New Roman" w:hAnsi="Times New Roman" w:cs="Times New Roman"/>
        </w:rPr>
        <w:t xml:space="preserve"> </w:t>
      </w:r>
    </w:p>
    <w:p w14:paraId="453C5E26" w14:textId="5044ADE7" w:rsidR="00153E7E" w:rsidRDefault="00153E7E" w:rsidP="00153E7E">
      <w:pPr>
        <w:ind w:firstLine="0"/>
        <w:jc w:val="center"/>
      </w:pPr>
      <w:r w:rsidRPr="3A6DC042">
        <w:rPr>
          <w:sz w:val="20"/>
          <w:szCs w:val="20"/>
        </w:rPr>
        <w:t xml:space="preserve"> </w:t>
      </w:r>
    </w:p>
    <w:p w14:paraId="37F4A61B" w14:textId="77777777" w:rsidR="00153E7E" w:rsidRDefault="00153E7E" w:rsidP="00153E7E">
      <w:pPr>
        <w:ind w:firstLine="0"/>
        <w:rPr>
          <w:rFonts w:eastAsiaTheme="minorEastAsia"/>
        </w:rPr>
      </w:pPr>
      <w:r w:rsidRPr="2A68BECE">
        <w:rPr>
          <w:rFonts w:eastAsiaTheme="minorEastAsia"/>
          <w:b/>
          <w:bCs/>
        </w:rPr>
        <w:t>Fig</w:t>
      </w:r>
      <w:del w:id="18" w:author="Kannan.RK" w:date="2026-05-06T13:48:00Z">
        <w:r w:rsidRPr="2A68BECE" w:rsidDel="00373766">
          <w:rPr>
            <w:rFonts w:eastAsiaTheme="minorEastAsia"/>
            <w:b/>
            <w:bCs/>
          </w:rPr>
          <w:delText>ure</w:delText>
        </w:r>
      </w:del>
      <w:r w:rsidRPr="2A68BECE">
        <w:rPr>
          <w:rFonts w:eastAsiaTheme="minorEastAsia"/>
          <w:b/>
          <w:bCs/>
        </w:rPr>
        <w:t xml:space="preserve"> 4: Registered Chagas disease studies in ICTRP and disease burden by country, split by decade. </w:t>
      </w:r>
      <w:r w:rsidRPr="2A68BECE">
        <w:rPr>
          <w:rFonts w:eastAsiaTheme="minorEastAsia"/>
        </w:rPr>
        <w:t>The length of the bar represents the number of studies registered in that country and decade in ICTRP. The size of the bubbles is proportional to the disease burden, represented as the mean annual DALYs per million population. The graph’s y axis has been truncated after 20 countries for clarity.</w:t>
      </w:r>
    </w:p>
    <w:p w14:paraId="7AC0EDFB" w14:textId="77777777" w:rsidR="00153E7E" w:rsidRDefault="00153E7E" w:rsidP="19194A17">
      <w:pPr>
        <w:ind w:firstLine="360"/>
        <w:rPr>
          <w:rFonts w:ascii="Times New Roman" w:hAnsi="Times New Roman" w:cs="Times New Roman"/>
        </w:rPr>
      </w:pPr>
    </w:p>
    <w:p w14:paraId="321EC368" w14:textId="228245EA" w:rsidR="00FE3BC2" w:rsidRDefault="65C19E23" w:rsidP="19194A17">
      <w:pPr>
        <w:ind w:firstLine="360"/>
        <w:rPr>
          <w:rFonts w:ascii="Times New Roman" w:hAnsi="Times New Roman" w:cs="Times New Roman"/>
        </w:rPr>
      </w:pPr>
      <w:r w:rsidRPr="7D66EFC1">
        <w:rPr>
          <w:rFonts w:ascii="Times New Roman" w:hAnsi="Times New Roman" w:cs="Times New Roman"/>
        </w:rPr>
        <w:t xml:space="preserve">12 </w:t>
      </w:r>
      <w:r w:rsidR="08639DDB" w:rsidRPr="7D66EFC1">
        <w:rPr>
          <w:rFonts w:ascii="Times New Roman" w:hAnsi="Times New Roman" w:cs="Times New Roman"/>
        </w:rPr>
        <w:t xml:space="preserve">of the 88 </w:t>
      </w:r>
      <w:r w:rsidRPr="7D66EFC1">
        <w:rPr>
          <w:rFonts w:ascii="Times New Roman" w:hAnsi="Times New Roman" w:cs="Times New Roman"/>
        </w:rPr>
        <w:t xml:space="preserve">studies </w:t>
      </w:r>
      <w:r w:rsidR="5F01F97C" w:rsidRPr="7D66EFC1">
        <w:rPr>
          <w:rFonts w:ascii="Times New Roman" w:hAnsi="Times New Roman" w:cs="Times New Roman"/>
        </w:rPr>
        <w:t xml:space="preserve">(14%) </w:t>
      </w:r>
      <w:r w:rsidRPr="7D66EFC1">
        <w:rPr>
          <w:rFonts w:ascii="Times New Roman" w:hAnsi="Times New Roman" w:cs="Times New Roman"/>
        </w:rPr>
        <w:t>had a minimum inclusion age under 16</w:t>
      </w:r>
      <w:r w:rsidR="00BC0165" w:rsidRPr="7D66EFC1">
        <w:rPr>
          <w:rFonts w:ascii="Times New Roman" w:hAnsi="Times New Roman" w:cs="Times New Roman"/>
        </w:rPr>
        <w:t xml:space="preserve"> years</w:t>
      </w:r>
      <w:r w:rsidRPr="7D66EFC1">
        <w:rPr>
          <w:rFonts w:ascii="Times New Roman" w:hAnsi="Times New Roman" w:cs="Times New Roman"/>
        </w:rPr>
        <w:t xml:space="preserve">, </w:t>
      </w:r>
      <w:r w:rsidR="00BC0165" w:rsidRPr="7D66EFC1">
        <w:rPr>
          <w:rFonts w:ascii="Times New Roman" w:hAnsi="Times New Roman" w:cs="Times New Roman"/>
        </w:rPr>
        <w:t>contributed by</w:t>
      </w:r>
      <w:r w:rsidRPr="7D66EFC1">
        <w:rPr>
          <w:rFonts w:ascii="Times New Roman" w:hAnsi="Times New Roman" w:cs="Times New Roman"/>
        </w:rPr>
        <w:t xml:space="preserve"> 1</w:t>
      </w:r>
      <w:r w:rsidR="2074D745" w:rsidRPr="7D66EFC1">
        <w:rPr>
          <w:rFonts w:ascii="Times New Roman" w:hAnsi="Times New Roman" w:cs="Times New Roman"/>
        </w:rPr>
        <w:t>1</w:t>
      </w:r>
      <w:r w:rsidRPr="7D66EFC1">
        <w:rPr>
          <w:rFonts w:ascii="Times New Roman" w:hAnsi="Times New Roman" w:cs="Times New Roman"/>
        </w:rPr>
        <w:t xml:space="preserve"> studies</w:t>
      </w:r>
      <w:r w:rsidR="7909F737" w:rsidRPr="7D66EFC1">
        <w:rPr>
          <w:rFonts w:ascii="Times New Roman" w:hAnsi="Times New Roman" w:cs="Times New Roman"/>
        </w:rPr>
        <w:t xml:space="preserve"> from the Region of the Americas and</w:t>
      </w:r>
      <w:r w:rsidRPr="7D66EFC1">
        <w:rPr>
          <w:rFonts w:ascii="Times New Roman" w:hAnsi="Times New Roman" w:cs="Times New Roman"/>
        </w:rPr>
        <w:t xml:space="preserve"> 1 </w:t>
      </w:r>
      <w:r w:rsidR="56F7DCC4" w:rsidRPr="7D66EFC1">
        <w:rPr>
          <w:rFonts w:ascii="Times New Roman" w:hAnsi="Times New Roman" w:cs="Times New Roman"/>
        </w:rPr>
        <w:t xml:space="preserve">from </w:t>
      </w:r>
      <w:r w:rsidRPr="7D66EFC1">
        <w:rPr>
          <w:rFonts w:ascii="Times New Roman" w:hAnsi="Times New Roman" w:cs="Times New Roman"/>
        </w:rPr>
        <w:t>Europe</w:t>
      </w:r>
      <w:r w:rsidR="29E71C43" w:rsidRPr="7D66EFC1">
        <w:rPr>
          <w:rFonts w:ascii="Times New Roman" w:hAnsi="Times New Roman" w:cs="Times New Roman"/>
        </w:rPr>
        <w:t xml:space="preserve"> </w:t>
      </w:r>
      <w:r w:rsidRPr="7D66EFC1">
        <w:rPr>
          <w:rFonts w:ascii="Times New Roman" w:hAnsi="Times New Roman" w:cs="Times New Roman"/>
        </w:rPr>
        <w:t>(Fig</w:t>
      </w:r>
      <w:del w:id="19" w:author="Kannan.RK" w:date="2026-05-06T13:49:00Z">
        <w:r w:rsidRPr="7D66EFC1" w:rsidDel="00373766">
          <w:rPr>
            <w:rFonts w:ascii="Times New Roman" w:hAnsi="Times New Roman" w:cs="Times New Roman"/>
          </w:rPr>
          <w:delText>u</w:delText>
        </w:r>
      </w:del>
      <w:del w:id="20" w:author="Kannan.RK" w:date="2026-05-06T13:48:00Z">
        <w:r w:rsidRPr="7D66EFC1" w:rsidDel="00373766">
          <w:rPr>
            <w:rFonts w:ascii="Times New Roman" w:hAnsi="Times New Roman" w:cs="Times New Roman"/>
          </w:rPr>
          <w:delText>re</w:delText>
        </w:r>
      </w:del>
      <w:r w:rsidRPr="7D66EFC1">
        <w:rPr>
          <w:rFonts w:ascii="Times New Roman" w:hAnsi="Times New Roman" w:cs="Times New Roman"/>
        </w:rPr>
        <w:t xml:space="preserve"> </w:t>
      </w:r>
      <w:r w:rsidR="7C228E97" w:rsidRPr="7D66EFC1">
        <w:rPr>
          <w:rFonts w:ascii="Times New Roman" w:hAnsi="Times New Roman" w:cs="Times New Roman"/>
        </w:rPr>
        <w:t>5</w:t>
      </w:r>
      <w:r w:rsidRPr="7D66EFC1">
        <w:rPr>
          <w:rFonts w:ascii="Times New Roman" w:hAnsi="Times New Roman" w:cs="Times New Roman"/>
        </w:rPr>
        <w:t xml:space="preserve">). </w:t>
      </w:r>
      <w:r w:rsidR="45DD3576" w:rsidRPr="7D66EFC1">
        <w:rPr>
          <w:rFonts w:ascii="Times New Roman" w:hAnsi="Times New Roman" w:cs="Times New Roman"/>
        </w:rPr>
        <w:t>Of</w:t>
      </w:r>
      <w:r w:rsidR="1EA97B48" w:rsidRPr="7D66EFC1">
        <w:rPr>
          <w:rFonts w:ascii="Times New Roman" w:hAnsi="Times New Roman" w:cs="Times New Roman"/>
        </w:rPr>
        <w:t xml:space="preserve"> these, 2 also had </w:t>
      </w:r>
      <w:r w:rsidR="0486746E" w:rsidRPr="7D66EFC1">
        <w:rPr>
          <w:rFonts w:ascii="Times New Roman" w:hAnsi="Times New Roman" w:cs="Times New Roman"/>
        </w:rPr>
        <w:t>a</w:t>
      </w:r>
      <w:r w:rsidR="1EA97B48" w:rsidRPr="7D66EFC1">
        <w:rPr>
          <w:rFonts w:ascii="Times New Roman" w:hAnsi="Times New Roman" w:cs="Times New Roman"/>
        </w:rPr>
        <w:t xml:space="preserve"> maximum inclusion age under 16</w:t>
      </w:r>
      <w:r w:rsidR="00BC0165" w:rsidRPr="7D66EFC1">
        <w:rPr>
          <w:rFonts w:ascii="Times New Roman" w:hAnsi="Times New Roman" w:cs="Times New Roman"/>
        </w:rPr>
        <w:t xml:space="preserve"> years</w:t>
      </w:r>
      <w:r w:rsidR="3E533FA9" w:rsidRPr="7D66EFC1">
        <w:rPr>
          <w:rFonts w:ascii="Times New Roman" w:hAnsi="Times New Roman" w:cs="Times New Roman"/>
        </w:rPr>
        <w:t xml:space="preserve">, </w:t>
      </w:r>
      <w:r w:rsidR="383CA30C" w:rsidRPr="7D66EFC1">
        <w:rPr>
          <w:rFonts w:ascii="Times New Roman" w:hAnsi="Times New Roman" w:cs="Times New Roman"/>
        </w:rPr>
        <w:t xml:space="preserve">thereby </w:t>
      </w:r>
      <w:r w:rsidR="3E533FA9" w:rsidRPr="7D66EFC1">
        <w:rPr>
          <w:rFonts w:ascii="Times New Roman" w:hAnsi="Times New Roman" w:cs="Times New Roman"/>
        </w:rPr>
        <w:t>assessing children specifically</w:t>
      </w:r>
      <w:r w:rsidR="1EA97B48" w:rsidRPr="7D66EFC1">
        <w:rPr>
          <w:rFonts w:ascii="Times New Roman" w:hAnsi="Times New Roman" w:cs="Times New Roman"/>
        </w:rPr>
        <w:t xml:space="preserve">. </w:t>
      </w:r>
      <w:r w:rsidR="00BF4387" w:rsidRPr="7D66EFC1">
        <w:rPr>
          <w:rFonts w:ascii="Times New Roman" w:hAnsi="Times New Roman" w:cs="Times New Roman"/>
        </w:rPr>
        <w:t>71 studies</w:t>
      </w:r>
      <w:r w:rsidR="2E9A89DC" w:rsidRPr="7D66EFC1">
        <w:rPr>
          <w:rFonts w:ascii="Times New Roman" w:hAnsi="Times New Roman" w:cs="Times New Roman"/>
        </w:rPr>
        <w:t xml:space="preserve"> (81%)</w:t>
      </w:r>
      <w:r w:rsidRPr="7D66EFC1">
        <w:rPr>
          <w:rFonts w:ascii="Times New Roman" w:hAnsi="Times New Roman" w:cs="Times New Roman"/>
        </w:rPr>
        <w:t xml:space="preserve"> exclusively studied populations age</w:t>
      </w:r>
      <w:r w:rsidR="41548785" w:rsidRPr="7D66EFC1">
        <w:rPr>
          <w:rFonts w:ascii="Times New Roman" w:hAnsi="Times New Roman" w:cs="Times New Roman"/>
        </w:rPr>
        <w:t>d</w:t>
      </w:r>
      <w:r w:rsidRPr="7D66EFC1">
        <w:rPr>
          <w:rFonts w:ascii="Times New Roman" w:hAnsi="Times New Roman" w:cs="Times New Roman"/>
        </w:rPr>
        <w:t xml:space="preserve"> 16 </w:t>
      </w:r>
      <w:r w:rsidR="00BC0165" w:rsidRPr="7D66EFC1">
        <w:rPr>
          <w:rFonts w:ascii="Times New Roman" w:hAnsi="Times New Roman" w:cs="Times New Roman"/>
        </w:rPr>
        <w:t xml:space="preserve">years </w:t>
      </w:r>
      <w:r w:rsidRPr="7D66EFC1">
        <w:rPr>
          <w:rFonts w:ascii="Times New Roman" w:hAnsi="Times New Roman" w:cs="Times New Roman"/>
        </w:rPr>
        <w:t xml:space="preserve">and over. </w:t>
      </w:r>
      <w:r w:rsidR="0FC1062A" w:rsidRPr="7D66EFC1">
        <w:rPr>
          <w:rFonts w:ascii="Times New Roman" w:hAnsi="Times New Roman" w:cs="Times New Roman"/>
        </w:rPr>
        <w:t>Five</w:t>
      </w:r>
      <w:r w:rsidRPr="7D66EFC1">
        <w:rPr>
          <w:rFonts w:ascii="Times New Roman" w:hAnsi="Times New Roman" w:cs="Times New Roman"/>
        </w:rPr>
        <w:t xml:space="preserve"> studies</w:t>
      </w:r>
      <w:r w:rsidR="7827363A" w:rsidRPr="7D66EFC1">
        <w:rPr>
          <w:rFonts w:ascii="Times New Roman" w:hAnsi="Times New Roman" w:cs="Times New Roman"/>
        </w:rPr>
        <w:t xml:space="preserve"> </w:t>
      </w:r>
      <w:r w:rsidR="7F6492A8" w:rsidRPr="7D66EFC1">
        <w:rPr>
          <w:rFonts w:ascii="Times New Roman" w:hAnsi="Times New Roman" w:cs="Times New Roman"/>
        </w:rPr>
        <w:t>(</w:t>
      </w:r>
      <w:r w:rsidR="7827363A" w:rsidRPr="7D66EFC1">
        <w:rPr>
          <w:rFonts w:ascii="Times New Roman" w:hAnsi="Times New Roman" w:cs="Times New Roman"/>
        </w:rPr>
        <w:t>6%)</w:t>
      </w:r>
      <w:r w:rsidRPr="7D66EFC1">
        <w:rPr>
          <w:rFonts w:ascii="Times New Roman" w:hAnsi="Times New Roman" w:cs="Times New Roman"/>
        </w:rPr>
        <w:t xml:space="preserve"> had an unspecified inclusion age range. </w:t>
      </w:r>
    </w:p>
    <w:p w14:paraId="7D2C7D8A" w14:textId="7095E37A" w:rsidR="00153E7E" w:rsidRDefault="00153E7E" w:rsidP="00153E7E">
      <w:pPr>
        <w:ind w:firstLine="0"/>
        <w:jc w:val="center"/>
        <w:rPr>
          <w:rFonts w:eastAsiaTheme="minorEastAsia"/>
          <w:b/>
          <w:bCs/>
        </w:rPr>
      </w:pPr>
    </w:p>
    <w:p w14:paraId="2ED923ED" w14:textId="77777777" w:rsidR="00153E7E" w:rsidRDefault="00153E7E" w:rsidP="00153E7E">
      <w:pPr>
        <w:ind w:firstLine="0"/>
        <w:rPr>
          <w:rFonts w:ascii="Times New Roman" w:hAnsi="Times New Roman" w:cs="Times New Roman"/>
        </w:rPr>
      </w:pPr>
      <w:r w:rsidRPr="3ABCC0A8">
        <w:rPr>
          <w:rFonts w:ascii="Times New Roman" w:hAnsi="Times New Roman" w:cs="Times New Roman"/>
          <w:b/>
          <w:bCs/>
        </w:rPr>
        <w:t>Fig</w:t>
      </w:r>
      <w:del w:id="21" w:author="Kannan.RK" w:date="2026-05-06T13:49:00Z">
        <w:r w:rsidRPr="3ABCC0A8" w:rsidDel="00373766">
          <w:rPr>
            <w:rFonts w:ascii="Times New Roman" w:hAnsi="Times New Roman" w:cs="Times New Roman"/>
            <w:b/>
            <w:bCs/>
          </w:rPr>
          <w:delText>ure</w:delText>
        </w:r>
      </w:del>
      <w:r w:rsidRPr="3ABCC0A8">
        <w:rPr>
          <w:rFonts w:ascii="Times New Roman" w:hAnsi="Times New Roman" w:cs="Times New Roman"/>
          <w:b/>
          <w:bCs/>
        </w:rPr>
        <w:t xml:space="preserve"> 5: Inclusion age ranges for studies registered in ICTRP in 1999</w:t>
      </w:r>
      <w:r w:rsidRPr="3ABCC0A8">
        <w:rPr>
          <w:rFonts w:ascii="Aptos Narrow" w:hAnsi="Aptos Narrow" w:cs="Times New Roman"/>
          <w:b/>
          <w:bCs/>
        </w:rPr>
        <w:t>–</w:t>
      </w:r>
      <w:r w:rsidRPr="3ABCC0A8">
        <w:rPr>
          <w:rFonts w:ascii="Times New Roman" w:hAnsi="Times New Roman" w:cs="Times New Roman"/>
          <w:b/>
          <w:bCs/>
        </w:rPr>
        <w:t>2023, by disease.</w:t>
      </w:r>
      <w:r w:rsidRPr="3ABCC0A8">
        <w:rPr>
          <w:rFonts w:ascii="Times New Roman" w:hAnsi="Times New Roman" w:cs="Times New Roman"/>
        </w:rPr>
        <w:t xml:space="preserve"> Colour indicates the WHO region of the study; studies across multiple regions are represented individually for each region. Horizontal dashed lines are used when one of the minimum or maximum values are not known, or there was no limit for inclusion. Vertical dashed lines are shown at 5 and 15 years.</w:t>
      </w:r>
    </w:p>
    <w:p w14:paraId="69958CED" w14:textId="77777777" w:rsidR="00153E7E" w:rsidRPr="00184A17" w:rsidRDefault="00153E7E" w:rsidP="19194A17">
      <w:pPr>
        <w:ind w:firstLine="360"/>
        <w:rPr>
          <w:rFonts w:ascii="Times New Roman" w:hAnsi="Times New Roman" w:cs="Times New Roman"/>
        </w:rPr>
      </w:pPr>
    </w:p>
    <w:p w14:paraId="0C8955EF" w14:textId="4E110D53" w:rsidR="00FE3BC2" w:rsidRPr="00184A17" w:rsidRDefault="3DCEAE67" w:rsidP="3ABCC0A8">
      <w:pPr>
        <w:ind w:firstLine="360"/>
        <w:rPr>
          <w:rFonts w:ascii="Times New Roman" w:hAnsi="Times New Roman" w:cs="Times New Roman"/>
        </w:rPr>
      </w:pPr>
      <w:r w:rsidRPr="21A048A5">
        <w:rPr>
          <w:rFonts w:ascii="Times New Roman" w:hAnsi="Times New Roman" w:cs="Times New Roman"/>
        </w:rPr>
        <w:t xml:space="preserve">Of the </w:t>
      </w:r>
      <w:r w:rsidR="24E6301F" w:rsidRPr="21A048A5">
        <w:rPr>
          <w:rFonts w:ascii="Times New Roman" w:hAnsi="Times New Roman" w:cs="Times New Roman"/>
        </w:rPr>
        <w:t xml:space="preserve">20 countries </w:t>
      </w:r>
      <w:r w:rsidR="00AA01D8" w:rsidRPr="21A048A5">
        <w:rPr>
          <w:rFonts w:ascii="Times New Roman" w:hAnsi="Times New Roman" w:cs="Times New Roman"/>
        </w:rPr>
        <w:t>with</w:t>
      </w:r>
      <w:r w:rsidR="24E6301F" w:rsidRPr="21A048A5">
        <w:rPr>
          <w:rFonts w:ascii="Times New Roman" w:hAnsi="Times New Roman" w:cs="Times New Roman"/>
        </w:rPr>
        <w:t xml:space="preserve"> the highest mean annual DALYs</w:t>
      </w:r>
      <w:r w:rsidR="55F739DA" w:rsidRPr="21A048A5">
        <w:rPr>
          <w:rFonts w:ascii="Times New Roman" w:hAnsi="Times New Roman" w:cs="Times New Roman"/>
        </w:rPr>
        <w:t xml:space="preserve"> per million</w:t>
      </w:r>
      <w:r w:rsidRPr="21A048A5">
        <w:rPr>
          <w:rFonts w:ascii="Times New Roman" w:hAnsi="Times New Roman" w:cs="Times New Roman"/>
        </w:rPr>
        <w:t xml:space="preserve"> </w:t>
      </w:r>
      <w:r w:rsidR="72767A63" w:rsidRPr="21A048A5">
        <w:rPr>
          <w:rFonts w:ascii="Times New Roman" w:hAnsi="Times New Roman" w:cs="Times New Roman"/>
        </w:rPr>
        <w:t xml:space="preserve">in </w:t>
      </w:r>
      <w:r w:rsidR="3C2BE1FF" w:rsidRPr="21A048A5">
        <w:rPr>
          <w:rFonts w:ascii="Times New Roman" w:hAnsi="Times New Roman" w:cs="Times New Roman"/>
        </w:rPr>
        <w:t>2004</w:t>
      </w:r>
      <w:r w:rsidR="00BC0165" w:rsidRPr="21A048A5">
        <w:rPr>
          <w:rFonts w:ascii="Aptos Narrow" w:hAnsi="Aptos Narrow" w:cs="Times New Roman"/>
        </w:rPr>
        <w:t>–</w:t>
      </w:r>
      <w:r w:rsidR="3C2BE1FF" w:rsidRPr="21A048A5">
        <w:rPr>
          <w:rFonts w:ascii="Times New Roman" w:hAnsi="Times New Roman" w:cs="Times New Roman"/>
        </w:rPr>
        <w:t>2013</w:t>
      </w:r>
      <w:r w:rsidRPr="21A048A5">
        <w:rPr>
          <w:rFonts w:ascii="Times New Roman" w:hAnsi="Times New Roman" w:cs="Times New Roman"/>
        </w:rPr>
        <w:t xml:space="preserve">, 12 </w:t>
      </w:r>
      <w:r w:rsidR="005B6F60" w:rsidRPr="21A048A5">
        <w:rPr>
          <w:rFonts w:ascii="Times New Roman" w:hAnsi="Times New Roman" w:cs="Times New Roman"/>
        </w:rPr>
        <w:t xml:space="preserve">had </w:t>
      </w:r>
      <w:r w:rsidR="00B32C4A" w:rsidRPr="21A048A5">
        <w:rPr>
          <w:rFonts w:ascii="Times New Roman" w:hAnsi="Times New Roman" w:cs="Times New Roman"/>
        </w:rPr>
        <w:t xml:space="preserve">a decline </w:t>
      </w:r>
      <w:r w:rsidRPr="21A048A5">
        <w:rPr>
          <w:rFonts w:ascii="Times New Roman" w:hAnsi="Times New Roman" w:cs="Times New Roman"/>
        </w:rPr>
        <w:t xml:space="preserve">in the mean </w:t>
      </w:r>
      <w:r w:rsidR="371AFF84" w:rsidRPr="21A048A5">
        <w:rPr>
          <w:rFonts w:ascii="Times New Roman" w:hAnsi="Times New Roman" w:cs="Times New Roman"/>
        </w:rPr>
        <w:t>annual DALY</w:t>
      </w:r>
      <w:r w:rsidR="3F6E8140" w:rsidRPr="21A048A5">
        <w:rPr>
          <w:rFonts w:ascii="Times New Roman" w:hAnsi="Times New Roman" w:cs="Times New Roman"/>
        </w:rPr>
        <w:t>s per million</w:t>
      </w:r>
      <w:r w:rsidR="371AFF84" w:rsidRPr="21A048A5">
        <w:rPr>
          <w:rFonts w:ascii="Times New Roman" w:hAnsi="Times New Roman" w:cs="Times New Roman"/>
        </w:rPr>
        <w:t xml:space="preserve"> </w:t>
      </w:r>
      <w:r w:rsidR="003E02BB" w:rsidRPr="21A048A5">
        <w:rPr>
          <w:rFonts w:ascii="Times New Roman" w:hAnsi="Times New Roman" w:cs="Times New Roman"/>
        </w:rPr>
        <w:t>over the next period</w:t>
      </w:r>
      <w:r w:rsidR="004C449D" w:rsidRPr="21A048A5">
        <w:rPr>
          <w:rFonts w:ascii="Times New Roman" w:hAnsi="Times New Roman" w:cs="Times New Roman"/>
        </w:rPr>
        <w:t xml:space="preserve">, </w:t>
      </w:r>
      <w:r w:rsidR="371AFF84" w:rsidRPr="21A048A5">
        <w:rPr>
          <w:rFonts w:ascii="Times New Roman" w:hAnsi="Times New Roman" w:cs="Times New Roman"/>
        </w:rPr>
        <w:t>2014</w:t>
      </w:r>
      <w:r w:rsidR="00BC0165" w:rsidRPr="21A048A5">
        <w:rPr>
          <w:rFonts w:ascii="Aptos Narrow" w:hAnsi="Aptos Narrow" w:cs="Times New Roman"/>
        </w:rPr>
        <w:t>–</w:t>
      </w:r>
      <w:r w:rsidR="00BC0165" w:rsidRPr="21A048A5">
        <w:rPr>
          <w:rFonts w:ascii="Times New Roman" w:hAnsi="Times New Roman" w:cs="Times New Roman"/>
        </w:rPr>
        <w:t>20</w:t>
      </w:r>
      <w:r w:rsidR="371AFF84" w:rsidRPr="21A048A5">
        <w:rPr>
          <w:rFonts w:ascii="Times New Roman" w:hAnsi="Times New Roman" w:cs="Times New Roman"/>
        </w:rPr>
        <w:t>2</w:t>
      </w:r>
      <w:r w:rsidR="405FAF62" w:rsidRPr="21A048A5">
        <w:rPr>
          <w:rFonts w:ascii="Times New Roman" w:hAnsi="Times New Roman" w:cs="Times New Roman"/>
        </w:rPr>
        <w:t>3</w:t>
      </w:r>
      <w:r w:rsidR="2958A238" w:rsidRPr="21A048A5">
        <w:rPr>
          <w:rFonts w:ascii="Times New Roman" w:hAnsi="Times New Roman" w:cs="Times New Roman"/>
        </w:rPr>
        <w:t xml:space="preserve"> (</w:t>
      </w:r>
      <w:r w:rsidR="405FAF62" w:rsidRPr="21A048A5">
        <w:rPr>
          <w:rFonts w:ascii="Times New Roman" w:hAnsi="Times New Roman" w:cs="Times New Roman"/>
        </w:rPr>
        <w:t xml:space="preserve">mean </w:t>
      </w:r>
      <w:r w:rsidR="55BA1FBA" w:rsidRPr="21A048A5">
        <w:rPr>
          <w:rFonts w:ascii="Times New Roman" w:hAnsi="Times New Roman" w:cs="Times New Roman"/>
        </w:rPr>
        <w:t xml:space="preserve">percent </w:t>
      </w:r>
      <w:r w:rsidR="405FAF62" w:rsidRPr="21A048A5">
        <w:rPr>
          <w:rFonts w:ascii="Times New Roman" w:hAnsi="Times New Roman" w:cs="Times New Roman"/>
        </w:rPr>
        <w:t xml:space="preserve">change </w:t>
      </w:r>
      <w:r w:rsidR="39D15297" w:rsidRPr="21A048A5">
        <w:rPr>
          <w:rFonts w:ascii="Times New Roman" w:hAnsi="Times New Roman" w:cs="Times New Roman"/>
        </w:rPr>
        <w:t xml:space="preserve">5%, </w:t>
      </w:r>
      <w:r w:rsidR="272AF108" w:rsidRPr="21A048A5">
        <w:rPr>
          <w:rFonts w:ascii="Times New Roman" w:hAnsi="Times New Roman" w:cs="Times New Roman"/>
        </w:rPr>
        <w:t>range</w:t>
      </w:r>
      <w:r w:rsidR="28F328CB" w:rsidRPr="21A048A5">
        <w:rPr>
          <w:rFonts w:ascii="Times New Roman" w:hAnsi="Times New Roman" w:cs="Times New Roman"/>
        </w:rPr>
        <w:t>:</w:t>
      </w:r>
      <w:r w:rsidR="405FAF62" w:rsidRPr="21A048A5">
        <w:rPr>
          <w:rFonts w:ascii="Times New Roman" w:hAnsi="Times New Roman" w:cs="Times New Roman"/>
        </w:rPr>
        <w:t xml:space="preserve"> –23% to 19%</w:t>
      </w:r>
      <w:r w:rsidR="176F10D4" w:rsidRPr="21A048A5">
        <w:rPr>
          <w:rFonts w:ascii="Times New Roman" w:hAnsi="Times New Roman" w:cs="Times New Roman"/>
        </w:rPr>
        <w:t>)</w:t>
      </w:r>
      <w:r w:rsidR="371AFF84" w:rsidRPr="21A048A5">
        <w:rPr>
          <w:rFonts w:ascii="Times New Roman" w:hAnsi="Times New Roman" w:cs="Times New Roman"/>
        </w:rPr>
        <w:t xml:space="preserve">. </w:t>
      </w:r>
      <w:r w:rsidR="002140BF">
        <w:rPr>
          <w:rFonts w:ascii="Times New Roman" w:hAnsi="Times New Roman" w:cs="Times New Roman"/>
        </w:rPr>
        <w:t xml:space="preserve">Of the 12 countries that saw a decline in burden, 4 also saw a decrease in studies, three saw an increase in studies and 5 had no studies conducted in the country in either time period. </w:t>
      </w:r>
      <w:r w:rsidR="00D40085" w:rsidRPr="21A048A5">
        <w:rPr>
          <w:rFonts w:ascii="Times New Roman" w:hAnsi="Times New Roman" w:cs="Times New Roman"/>
        </w:rPr>
        <w:t xml:space="preserve">Concurrently, the </w:t>
      </w:r>
      <w:r w:rsidR="35E10958" w:rsidRPr="21A048A5">
        <w:rPr>
          <w:rFonts w:ascii="Times New Roman" w:hAnsi="Times New Roman" w:cs="Times New Roman"/>
        </w:rPr>
        <w:t xml:space="preserve">number of countries with studies conducted </w:t>
      </w:r>
      <w:r w:rsidR="121FDB55" w:rsidRPr="21A048A5">
        <w:rPr>
          <w:rFonts w:ascii="Times New Roman" w:hAnsi="Times New Roman" w:cs="Times New Roman"/>
        </w:rPr>
        <w:t>i</w:t>
      </w:r>
      <w:r w:rsidR="16810164" w:rsidRPr="21A048A5">
        <w:rPr>
          <w:rFonts w:ascii="Times New Roman" w:hAnsi="Times New Roman" w:cs="Times New Roman"/>
        </w:rPr>
        <w:t xml:space="preserve">n </w:t>
      </w:r>
      <w:r w:rsidR="35E10958" w:rsidRPr="21A048A5">
        <w:rPr>
          <w:rFonts w:ascii="Times New Roman" w:hAnsi="Times New Roman" w:cs="Times New Roman"/>
        </w:rPr>
        <w:t>2004</w:t>
      </w:r>
      <w:r w:rsidR="00BC0165" w:rsidRPr="21A048A5">
        <w:rPr>
          <w:rFonts w:ascii="Aptos Narrow" w:hAnsi="Aptos Narrow" w:cs="Times New Roman"/>
        </w:rPr>
        <w:t>–</w:t>
      </w:r>
      <w:r w:rsidR="00BC0165" w:rsidRPr="21A048A5">
        <w:rPr>
          <w:rFonts w:ascii="Times New Roman" w:hAnsi="Times New Roman" w:cs="Times New Roman"/>
        </w:rPr>
        <w:t>20</w:t>
      </w:r>
      <w:r w:rsidR="35E10958" w:rsidRPr="21A048A5">
        <w:rPr>
          <w:rFonts w:ascii="Times New Roman" w:hAnsi="Times New Roman" w:cs="Times New Roman"/>
        </w:rPr>
        <w:t xml:space="preserve">13 was 17, </w:t>
      </w:r>
      <w:r w:rsidR="00830AB0" w:rsidRPr="21A048A5">
        <w:rPr>
          <w:rFonts w:ascii="Times New Roman" w:hAnsi="Times New Roman" w:cs="Times New Roman"/>
        </w:rPr>
        <w:t xml:space="preserve">this fell </w:t>
      </w:r>
      <w:r w:rsidR="35E10958" w:rsidRPr="21A048A5">
        <w:rPr>
          <w:rFonts w:ascii="Times New Roman" w:hAnsi="Times New Roman" w:cs="Times New Roman"/>
        </w:rPr>
        <w:t>to 8 in the following decade (2014</w:t>
      </w:r>
      <w:r w:rsidR="00A24644" w:rsidRPr="21A048A5">
        <w:rPr>
          <w:rFonts w:ascii="Aptos Narrow" w:hAnsi="Aptos Narrow" w:cs="Times New Roman"/>
        </w:rPr>
        <w:t>–</w:t>
      </w:r>
      <w:r w:rsidR="00A24644" w:rsidRPr="21A048A5">
        <w:rPr>
          <w:rFonts w:ascii="Times New Roman" w:hAnsi="Times New Roman" w:cs="Times New Roman"/>
        </w:rPr>
        <w:t>20</w:t>
      </w:r>
      <w:r w:rsidR="35E10958" w:rsidRPr="21A048A5">
        <w:rPr>
          <w:rFonts w:ascii="Times New Roman" w:hAnsi="Times New Roman" w:cs="Times New Roman"/>
        </w:rPr>
        <w:t>23)</w:t>
      </w:r>
      <w:r w:rsidR="0BB140EF" w:rsidRPr="21A048A5">
        <w:rPr>
          <w:rFonts w:ascii="Times New Roman" w:hAnsi="Times New Roman" w:cs="Times New Roman"/>
        </w:rPr>
        <w:t xml:space="preserve"> (Fig</w:t>
      </w:r>
      <w:del w:id="22" w:author="Kannan.RK" w:date="2026-05-06T13:49:00Z">
        <w:r w:rsidR="0BB140EF" w:rsidRPr="21A048A5" w:rsidDel="00373766">
          <w:rPr>
            <w:rFonts w:ascii="Times New Roman" w:hAnsi="Times New Roman" w:cs="Times New Roman"/>
          </w:rPr>
          <w:delText>ure</w:delText>
        </w:r>
      </w:del>
      <w:r w:rsidR="0BB140EF" w:rsidRPr="21A048A5">
        <w:rPr>
          <w:rFonts w:ascii="Times New Roman" w:hAnsi="Times New Roman" w:cs="Times New Roman"/>
        </w:rPr>
        <w:t xml:space="preserve"> </w:t>
      </w:r>
      <w:r w:rsidR="41BA2AA2" w:rsidRPr="21A048A5">
        <w:rPr>
          <w:rFonts w:ascii="Times New Roman" w:hAnsi="Times New Roman" w:cs="Times New Roman"/>
        </w:rPr>
        <w:t>4</w:t>
      </w:r>
      <w:r w:rsidR="0BB140EF" w:rsidRPr="21A048A5">
        <w:rPr>
          <w:rFonts w:ascii="Times New Roman" w:hAnsi="Times New Roman" w:cs="Times New Roman"/>
        </w:rPr>
        <w:t>)</w:t>
      </w:r>
      <w:r w:rsidR="35E10958" w:rsidRPr="21A048A5">
        <w:rPr>
          <w:rFonts w:ascii="Times New Roman" w:hAnsi="Times New Roman" w:cs="Times New Roman"/>
        </w:rPr>
        <w:t xml:space="preserve">. There was </w:t>
      </w:r>
      <w:r w:rsidR="7E881B59" w:rsidRPr="21A048A5">
        <w:rPr>
          <w:rFonts w:ascii="Times New Roman" w:hAnsi="Times New Roman" w:cs="Times New Roman"/>
        </w:rPr>
        <w:t>one</w:t>
      </w:r>
      <w:r w:rsidR="35E10958" w:rsidRPr="21A048A5">
        <w:rPr>
          <w:rFonts w:ascii="Times New Roman" w:hAnsi="Times New Roman" w:cs="Times New Roman"/>
        </w:rPr>
        <w:t xml:space="preserve"> study in Central America </w:t>
      </w:r>
      <w:r w:rsidR="06D611AA" w:rsidRPr="21A048A5">
        <w:rPr>
          <w:rFonts w:ascii="Times New Roman" w:hAnsi="Times New Roman" w:cs="Times New Roman"/>
        </w:rPr>
        <w:t>(</w:t>
      </w:r>
      <w:r w:rsidR="35E10958" w:rsidRPr="21A048A5">
        <w:rPr>
          <w:rFonts w:ascii="Times New Roman" w:hAnsi="Times New Roman" w:cs="Times New Roman"/>
        </w:rPr>
        <w:t>Mexico</w:t>
      </w:r>
      <w:r w:rsidR="627A945C" w:rsidRPr="21A048A5">
        <w:rPr>
          <w:rFonts w:ascii="Times New Roman" w:hAnsi="Times New Roman" w:cs="Times New Roman"/>
        </w:rPr>
        <w:t>)</w:t>
      </w:r>
      <w:r w:rsidR="35E10958" w:rsidRPr="21A048A5">
        <w:rPr>
          <w:rFonts w:ascii="Times New Roman" w:hAnsi="Times New Roman" w:cs="Times New Roman"/>
        </w:rPr>
        <w:t xml:space="preserve"> </w:t>
      </w:r>
      <w:r w:rsidR="2810509F" w:rsidRPr="21A048A5">
        <w:rPr>
          <w:rFonts w:ascii="Times New Roman" w:hAnsi="Times New Roman" w:cs="Times New Roman"/>
        </w:rPr>
        <w:t xml:space="preserve">in </w:t>
      </w:r>
      <w:r w:rsidR="35E10958" w:rsidRPr="21A048A5">
        <w:rPr>
          <w:rFonts w:ascii="Times New Roman" w:hAnsi="Times New Roman" w:cs="Times New Roman"/>
        </w:rPr>
        <w:t>2014</w:t>
      </w:r>
      <w:r w:rsidR="00A24644" w:rsidRPr="21A048A5">
        <w:rPr>
          <w:rFonts w:ascii="Aptos Narrow" w:hAnsi="Aptos Narrow" w:cs="Times New Roman"/>
        </w:rPr>
        <w:t>–</w:t>
      </w:r>
      <w:r w:rsidR="00A24644" w:rsidRPr="21A048A5">
        <w:rPr>
          <w:rFonts w:ascii="Times New Roman" w:hAnsi="Times New Roman" w:cs="Times New Roman"/>
        </w:rPr>
        <w:t>20</w:t>
      </w:r>
      <w:r w:rsidR="3C9F6E0B" w:rsidRPr="21A048A5">
        <w:rPr>
          <w:rFonts w:ascii="Times New Roman" w:hAnsi="Times New Roman" w:cs="Times New Roman"/>
        </w:rPr>
        <w:t>23, in</w:t>
      </w:r>
      <w:r w:rsidR="14A4FE9E" w:rsidRPr="21A048A5">
        <w:rPr>
          <w:rFonts w:ascii="Times New Roman" w:hAnsi="Times New Roman" w:cs="Times New Roman"/>
        </w:rPr>
        <w:t xml:space="preserve"> contrast</w:t>
      </w:r>
      <w:r w:rsidR="35E10958" w:rsidRPr="21A048A5">
        <w:rPr>
          <w:rFonts w:ascii="Times New Roman" w:hAnsi="Times New Roman" w:cs="Times New Roman"/>
        </w:rPr>
        <w:t xml:space="preserve"> to </w:t>
      </w:r>
      <w:r w:rsidR="4AAB6081" w:rsidRPr="21A048A5">
        <w:rPr>
          <w:rFonts w:ascii="Times New Roman" w:hAnsi="Times New Roman" w:cs="Times New Roman"/>
        </w:rPr>
        <w:t>4</w:t>
      </w:r>
      <w:r w:rsidR="35E10958" w:rsidRPr="21A048A5">
        <w:rPr>
          <w:rFonts w:ascii="Times New Roman" w:hAnsi="Times New Roman" w:cs="Times New Roman"/>
        </w:rPr>
        <w:t xml:space="preserve"> </w:t>
      </w:r>
      <w:r w:rsidR="57105319" w:rsidRPr="21A048A5">
        <w:rPr>
          <w:rFonts w:ascii="Times New Roman" w:hAnsi="Times New Roman" w:cs="Times New Roman"/>
        </w:rPr>
        <w:t xml:space="preserve">studies </w:t>
      </w:r>
      <w:r w:rsidR="2591BFF0" w:rsidRPr="21A048A5">
        <w:rPr>
          <w:rFonts w:ascii="Times New Roman" w:hAnsi="Times New Roman" w:cs="Times New Roman"/>
        </w:rPr>
        <w:t xml:space="preserve">across 4 countries </w:t>
      </w:r>
      <w:r w:rsidR="35E10958" w:rsidRPr="21A048A5">
        <w:rPr>
          <w:rFonts w:ascii="Times New Roman" w:hAnsi="Times New Roman" w:cs="Times New Roman"/>
        </w:rPr>
        <w:t>in 2004</w:t>
      </w:r>
      <w:r w:rsidR="00A24644" w:rsidRPr="21A048A5">
        <w:rPr>
          <w:rFonts w:ascii="Aptos Narrow" w:hAnsi="Aptos Narrow" w:cs="Times New Roman"/>
        </w:rPr>
        <w:t>–</w:t>
      </w:r>
      <w:r w:rsidR="00A24644" w:rsidRPr="21A048A5">
        <w:rPr>
          <w:rFonts w:ascii="Times New Roman" w:hAnsi="Times New Roman" w:cs="Times New Roman"/>
        </w:rPr>
        <w:t>20</w:t>
      </w:r>
      <w:r w:rsidR="35E10958" w:rsidRPr="21A048A5">
        <w:rPr>
          <w:rFonts w:ascii="Times New Roman" w:hAnsi="Times New Roman" w:cs="Times New Roman"/>
        </w:rPr>
        <w:t>13</w:t>
      </w:r>
      <w:r w:rsidR="0C80F6D3" w:rsidRPr="21A048A5">
        <w:rPr>
          <w:rFonts w:ascii="Times New Roman" w:hAnsi="Times New Roman" w:cs="Times New Roman"/>
        </w:rPr>
        <w:t xml:space="preserve">. Burden in </w:t>
      </w:r>
      <w:r w:rsidR="356AC9C7" w:rsidRPr="21A048A5">
        <w:rPr>
          <w:rFonts w:ascii="Times New Roman" w:hAnsi="Times New Roman" w:cs="Times New Roman"/>
        </w:rPr>
        <w:t xml:space="preserve">Central America </w:t>
      </w:r>
      <w:r w:rsidR="0C80F6D3" w:rsidRPr="21A048A5">
        <w:rPr>
          <w:rFonts w:ascii="Times New Roman" w:hAnsi="Times New Roman" w:cs="Times New Roman"/>
        </w:rPr>
        <w:t xml:space="preserve">increased in half (4/8) of </w:t>
      </w:r>
      <w:r w:rsidR="00AD50F9" w:rsidRPr="21A048A5">
        <w:rPr>
          <w:rFonts w:ascii="Times New Roman" w:hAnsi="Times New Roman" w:cs="Times New Roman"/>
        </w:rPr>
        <w:t xml:space="preserve">the </w:t>
      </w:r>
      <w:r w:rsidR="0C80F6D3" w:rsidRPr="21A048A5">
        <w:rPr>
          <w:rFonts w:ascii="Times New Roman" w:hAnsi="Times New Roman" w:cs="Times New Roman"/>
        </w:rPr>
        <w:t xml:space="preserve">countries </w:t>
      </w:r>
      <w:r w:rsidR="5C4106CD" w:rsidRPr="21A048A5">
        <w:rPr>
          <w:rFonts w:ascii="Times New Roman" w:hAnsi="Times New Roman" w:cs="Times New Roman"/>
        </w:rPr>
        <w:t>from 2004</w:t>
      </w:r>
      <w:r w:rsidR="00A24644" w:rsidRPr="21A048A5">
        <w:rPr>
          <w:rFonts w:ascii="Aptos Narrow" w:hAnsi="Aptos Narrow" w:cs="Times New Roman"/>
        </w:rPr>
        <w:t>–</w:t>
      </w:r>
      <w:r w:rsidR="00A24644" w:rsidRPr="21A048A5">
        <w:rPr>
          <w:rFonts w:ascii="Times New Roman" w:hAnsi="Times New Roman" w:cs="Times New Roman"/>
        </w:rPr>
        <w:t>20</w:t>
      </w:r>
      <w:r w:rsidR="5C4106CD" w:rsidRPr="21A048A5">
        <w:rPr>
          <w:rFonts w:ascii="Times New Roman" w:hAnsi="Times New Roman" w:cs="Times New Roman"/>
        </w:rPr>
        <w:t>13 to 2014</w:t>
      </w:r>
      <w:r w:rsidR="00A24644" w:rsidRPr="21A048A5">
        <w:rPr>
          <w:rFonts w:ascii="Aptos Narrow" w:hAnsi="Aptos Narrow" w:cs="Times New Roman"/>
        </w:rPr>
        <w:t>–</w:t>
      </w:r>
      <w:r w:rsidR="00A24644" w:rsidRPr="21A048A5">
        <w:rPr>
          <w:rFonts w:ascii="Times New Roman" w:hAnsi="Times New Roman" w:cs="Times New Roman"/>
        </w:rPr>
        <w:t>20</w:t>
      </w:r>
      <w:r w:rsidR="5C4106CD" w:rsidRPr="21A048A5">
        <w:rPr>
          <w:rFonts w:ascii="Times New Roman" w:hAnsi="Times New Roman" w:cs="Times New Roman"/>
        </w:rPr>
        <w:t>23</w:t>
      </w:r>
      <w:r w:rsidR="00A24644" w:rsidRPr="21A048A5">
        <w:rPr>
          <w:rFonts w:ascii="Times New Roman" w:hAnsi="Times New Roman" w:cs="Times New Roman"/>
        </w:rPr>
        <w:t>,</w:t>
      </w:r>
      <w:r w:rsidR="5C4106CD" w:rsidRPr="21A048A5">
        <w:rPr>
          <w:rFonts w:ascii="Times New Roman" w:hAnsi="Times New Roman" w:cs="Times New Roman"/>
        </w:rPr>
        <w:t xml:space="preserve"> </w:t>
      </w:r>
      <w:r w:rsidR="0C80F6D3" w:rsidRPr="21A048A5">
        <w:rPr>
          <w:rFonts w:ascii="Times New Roman" w:hAnsi="Times New Roman" w:cs="Times New Roman"/>
        </w:rPr>
        <w:t xml:space="preserve">with a mean change of </w:t>
      </w:r>
      <w:r w:rsidR="171B4945" w:rsidRPr="21A048A5">
        <w:rPr>
          <w:rFonts w:ascii="Times New Roman" w:hAnsi="Times New Roman" w:cs="Times New Roman"/>
        </w:rPr>
        <w:t>1% (range: -5% to 19%)</w:t>
      </w:r>
      <w:r w:rsidR="1550C0E8" w:rsidRPr="21A048A5">
        <w:rPr>
          <w:rFonts w:ascii="Times New Roman" w:hAnsi="Times New Roman" w:cs="Times New Roman"/>
        </w:rPr>
        <w:t xml:space="preserve">. </w:t>
      </w:r>
      <w:r w:rsidR="1D3C258F" w:rsidRPr="21A048A5">
        <w:rPr>
          <w:rFonts w:ascii="Times New Roman" w:eastAsia="Times New Roman" w:hAnsi="Times New Roman" w:cs="Times New Roman"/>
        </w:rPr>
        <w:t>In Spain, the number of studies decreased from 9 to 5, while mean annual DALYs increased by 2% in 2014–2023 compared with 2004–2013</w:t>
      </w:r>
      <w:r w:rsidR="56BF787E" w:rsidRPr="21A048A5">
        <w:rPr>
          <w:rFonts w:ascii="Times New Roman" w:hAnsi="Times New Roman" w:cs="Times New Roman"/>
        </w:rPr>
        <w:t xml:space="preserve">. </w:t>
      </w:r>
      <w:r w:rsidR="2496C7CD" w:rsidRPr="21A048A5">
        <w:rPr>
          <w:rFonts w:ascii="Times New Roman" w:hAnsi="Times New Roman" w:cs="Times New Roman"/>
        </w:rPr>
        <w:t>Conversely</w:t>
      </w:r>
      <w:r w:rsidR="00A24644" w:rsidRPr="21A048A5">
        <w:rPr>
          <w:rFonts w:ascii="Times New Roman" w:hAnsi="Times New Roman" w:cs="Times New Roman"/>
        </w:rPr>
        <w:t>,</w:t>
      </w:r>
      <w:r w:rsidR="35E10958" w:rsidRPr="21A048A5">
        <w:rPr>
          <w:rFonts w:ascii="Times New Roman" w:hAnsi="Times New Roman" w:cs="Times New Roman"/>
        </w:rPr>
        <w:t xml:space="preserve"> more studies</w:t>
      </w:r>
      <w:r w:rsidR="08841C32" w:rsidRPr="21A048A5">
        <w:rPr>
          <w:rFonts w:ascii="Times New Roman" w:hAnsi="Times New Roman" w:cs="Times New Roman"/>
        </w:rPr>
        <w:t xml:space="preserve"> </w:t>
      </w:r>
      <w:r w:rsidR="00566B1C" w:rsidRPr="21A048A5">
        <w:rPr>
          <w:rFonts w:ascii="Times New Roman" w:hAnsi="Times New Roman" w:cs="Times New Roman"/>
        </w:rPr>
        <w:t xml:space="preserve">were recorded in Brazil, Argentina and Bolivia </w:t>
      </w:r>
      <w:r w:rsidR="37DC0E31" w:rsidRPr="21A048A5">
        <w:rPr>
          <w:rFonts w:ascii="Times New Roman" w:hAnsi="Times New Roman" w:cs="Times New Roman"/>
        </w:rPr>
        <w:t xml:space="preserve">while </w:t>
      </w:r>
      <w:r w:rsidR="08841C32" w:rsidRPr="21A048A5">
        <w:rPr>
          <w:rFonts w:ascii="Times New Roman" w:hAnsi="Times New Roman" w:cs="Times New Roman"/>
        </w:rPr>
        <w:t>disease burden</w:t>
      </w:r>
      <w:r w:rsidR="35E10958" w:rsidRPr="21A048A5">
        <w:rPr>
          <w:rFonts w:ascii="Times New Roman" w:hAnsi="Times New Roman" w:cs="Times New Roman"/>
        </w:rPr>
        <w:t xml:space="preserve"> </w:t>
      </w:r>
      <w:r w:rsidR="7CB4F8EE" w:rsidRPr="21A048A5">
        <w:rPr>
          <w:rFonts w:ascii="Times New Roman" w:hAnsi="Times New Roman" w:cs="Times New Roman"/>
        </w:rPr>
        <w:t>reduced</w:t>
      </w:r>
      <w:r w:rsidR="35E10958" w:rsidRPr="21A048A5">
        <w:rPr>
          <w:rFonts w:ascii="Times New Roman" w:hAnsi="Times New Roman" w:cs="Times New Roman"/>
        </w:rPr>
        <w:t xml:space="preserve"> </w:t>
      </w:r>
      <w:r w:rsidR="799B9822" w:rsidRPr="21A048A5">
        <w:rPr>
          <w:rFonts w:ascii="Times New Roman" w:hAnsi="Times New Roman" w:cs="Times New Roman"/>
        </w:rPr>
        <w:t xml:space="preserve">between </w:t>
      </w:r>
      <w:r w:rsidR="57EA3A0E" w:rsidRPr="21A048A5">
        <w:rPr>
          <w:rFonts w:ascii="Times New Roman" w:hAnsi="Times New Roman" w:cs="Times New Roman"/>
        </w:rPr>
        <w:t xml:space="preserve">2004-13 </w:t>
      </w:r>
      <w:r w:rsidR="7DA2400B" w:rsidRPr="21A048A5">
        <w:rPr>
          <w:rFonts w:ascii="Times New Roman" w:hAnsi="Times New Roman" w:cs="Times New Roman"/>
        </w:rPr>
        <w:t xml:space="preserve">and </w:t>
      </w:r>
      <w:r w:rsidR="57EA3A0E" w:rsidRPr="21A048A5">
        <w:rPr>
          <w:rFonts w:ascii="Times New Roman" w:hAnsi="Times New Roman" w:cs="Times New Roman"/>
        </w:rPr>
        <w:t xml:space="preserve">2014-23 </w:t>
      </w:r>
      <w:r w:rsidR="35E10958" w:rsidRPr="21A048A5">
        <w:rPr>
          <w:rFonts w:ascii="Times New Roman" w:hAnsi="Times New Roman" w:cs="Times New Roman"/>
        </w:rPr>
        <w:t>(</w:t>
      </w:r>
      <w:r w:rsidR="4EF9E0E0" w:rsidRPr="21A048A5">
        <w:rPr>
          <w:rFonts w:ascii="Times New Roman" w:hAnsi="Times New Roman" w:cs="Times New Roman"/>
        </w:rPr>
        <w:t>4</w:t>
      </w:r>
      <w:r w:rsidR="00A24644" w:rsidRPr="21A048A5">
        <w:rPr>
          <w:rFonts w:ascii="Aptos Narrow" w:hAnsi="Aptos Narrow" w:cs="Times New Roman"/>
        </w:rPr>
        <w:t>–</w:t>
      </w:r>
      <w:r w:rsidR="67DAD531" w:rsidRPr="21A048A5">
        <w:rPr>
          <w:rFonts w:ascii="Times New Roman" w:hAnsi="Times New Roman" w:cs="Times New Roman"/>
        </w:rPr>
        <w:t>7</w:t>
      </w:r>
      <w:r w:rsidR="4EF9E0E0" w:rsidRPr="21A048A5">
        <w:rPr>
          <w:rFonts w:ascii="Times New Roman" w:hAnsi="Times New Roman" w:cs="Times New Roman"/>
        </w:rPr>
        <w:t xml:space="preserve"> more studies, 21</w:t>
      </w:r>
      <w:r w:rsidR="00A24644" w:rsidRPr="21A048A5">
        <w:rPr>
          <w:rFonts w:ascii="Aptos Narrow" w:hAnsi="Aptos Narrow" w:cs="Times New Roman"/>
        </w:rPr>
        <w:t>–</w:t>
      </w:r>
      <w:r w:rsidR="4EF9E0E0" w:rsidRPr="21A048A5">
        <w:rPr>
          <w:rFonts w:ascii="Times New Roman" w:hAnsi="Times New Roman" w:cs="Times New Roman"/>
        </w:rPr>
        <w:t>23% burden decrease</w:t>
      </w:r>
      <w:r w:rsidR="35E10958" w:rsidRPr="21A048A5">
        <w:rPr>
          <w:rFonts w:ascii="Times New Roman" w:hAnsi="Times New Roman" w:cs="Times New Roman"/>
        </w:rPr>
        <w:t xml:space="preserve">). </w:t>
      </w:r>
      <w:r w:rsidR="6F938EB8" w:rsidRPr="21A048A5">
        <w:rPr>
          <w:rFonts w:ascii="Times New Roman" w:hAnsi="Times New Roman" w:cs="Times New Roman"/>
        </w:rPr>
        <w:t>Brazil or Argentina featured in 7</w:t>
      </w:r>
      <w:r w:rsidR="595A542E" w:rsidRPr="21A048A5">
        <w:rPr>
          <w:rFonts w:ascii="Times New Roman" w:hAnsi="Times New Roman" w:cs="Times New Roman"/>
        </w:rPr>
        <w:t>8</w:t>
      </w:r>
      <w:r w:rsidR="6F938EB8" w:rsidRPr="21A048A5">
        <w:rPr>
          <w:rFonts w:ascii="Times New Roman" w:hAnsi="Times New Roman" w:cs="Times New Roman"/>
        </w:rPr>
        <w:t xml:space="preserve">% </w:t>
      </w:r>
      <w:r w:rsidR="0A99C51D" w:rsidRPr="21A048A5">
        <w:rPr>
          <w:rFonts w:ascii="Times New Roman" w:hAnsi="Times New Roman" w:cs="Times New Roman"/>
        </w:rPr>
        <w:t>(3</w:t>
      </w:r>
      <w:r w:rsidR="1C25E5CF" w:rsidRPr="21A048A5">
        <w:rPr>
          <w:rFonts w:ascii="Times New Roman" w:hAnsi="Times New Roman" w:cs="Times New Roman"/>
        </w:rPr>
        <w:t>8</w:t>
      </w:r>
      <w:r w:rsidR="0A99C51D" w:rsidRPr="21A048A5">
        <w:rPr>
          <w:rFonts w:ascii="Times New Roman" w:hAnsi="Times New Roman" w:cs="Times New Roman"/>
        </w:rPr>
        <w:t xml:space="preserve">/49) </w:t>
      </w:r>
      <w:r w:rsidR="6F938EB8" w:rsidRPr="21A048A5">
        <w:rPr>
          <w:rFonts w:ascii="Times New Roman" w:hAnsi="Times New Roman" w:cs="Times New Roman"/>
        </w:rPr>
        <w:t xml:space="preserve">of all studies </w:t>
      </w:r>
      <w:r w:rsidR="00A24644" w:rsidRPr="21A048A5">
        <w:rPr>
          <w:rFonts w:ascii="Times New Roman" w:hAnsi="Times New Roman" w:cs="Times New Roman"/>
        </w:rPr>
        <w:t xml:space="preserve">in </w:t>
      </w:r>
      <w:r w:rsidR="6F938EB8" w:rsidRPr="21A048A5">
        <w:rPr>
          <w:rFonts w:ascii="Times New Roman" w:hAnsi="Times New Roman" w:cs="Times New Roman"/>
        </w:rPr>
        <w:t>2014</w:t>
      </w:r>
      <w:r w:rsidR="00A24644" w:rsidRPr="21A048A5">
        <w:rPr>
          <w:rFonts w:ascii="Aptos Narrow" w:hAnsi="Aptos Narrow" w:cs="Times New Roman"/>
        </w:rPr>
        <w:t>–</w:t>
      </w:r>
      <w:r w:rsidR="00A24644" w:rsidRPr="21A048A5">
        <w:rPr>
          <w:rFonts w:ascii="Times New Roman" w:hAnsi="Times New Roman" w:cs="Times New Roman"/>
        </w:rPr>
        <w:t>20</w:t>
      </w:r>
      <w:r w:rsidR="6F938EB8" w:rsidRPr="21A048A5">
        <w:rPr>
          <w:rFonts w:ascii="Times New Roman" w:hAnsi="Times New Roman" w:cs="Times New Roman"/>
        </w:rPr>
        <w:t xml:space="preserve">23, </w:t>
      </w:r>
      <w:r w:rsidR="0D90D4D9" w:rsidRPr="21A048A5">
        <w:rPr>
          <w:rFonts w:ascii="Times New Roman" w:hAnsi="Times New Roman" w:cs="Times New Roman"/>
        </w:rPr>
        <w:t>increasing</w:t>
      </w:r>
      <w:r w:rsidR="6F938EB8" w:rsidRPr="21A048A5">
        <w:rPr>
          <w:rFonts w:ascii="Times New Roman" w:hAnsi="Times New Roman" w:cs="Times New Roman"/>
        </w:rPr>
        <w:t xml:space="preserve"> from 68% </w:t>
      </w:r>
      <w:r w:rsidR="322C82F4" w:rsidRPr="21A048A5">
        <w:rPr>
          <w:rFonts w:ascii="Times New Roman" w:hAnsi="Times New Roman" w:cs="Times New Roman"/>
        </w:rPr>
        <w:t xml:space="preserve">(25/37) </w:t>
      </w:r>
      <w:r w:rsidR="6F938EB8" w:rsidRPr="21A048A5">
        <w:rPr>
          <w:rFonts w:ascii="Times New Roman" w:hAnsi="Times New Roman" w:cs="Times New Roman"/>
        </w:rPr>
        <w:t>in the p</w:t>
      </w:r>
      <w:r w:rsidR="32744219" w:rsidRPr="21A048A5">
        <w:rPr>
          <w:rFonts w:ascii="Times New Roman" w:hAnsi="Times New Roman" w:cs="Times New Roman"/>
        </w:rPr>
        <w:t>revious decade.</w:t>
      </w:r>
    </w:p>
    <w:p w14:paraId="0C0E472C" w14:textId="428E6141" w:rsidR="00400998" w:rsidRPr="00BE2FA1" w:rsidRDefault="4E1537C0" w:rsidP="3ABCC0A8">
      <w:pPr>
        <w:ind w:firstLine="0"/>
        <w:rPr>
          <w:rFonts w:ascii="Times New Roman" w:hAnsi="Times New Roman" w:cs="Times New Roman"/>
          <w:b/>
          <w:bCs/>
          <w:sz w:val="24"/>
          <w:szCs w:val="24"/>
        </w:rPr>
      </w:pPr>
      <w:r w:rsidRPr="3ABCC0A8">
        <w:rPr>
          <w:rFonts w:ascii="Times New Roman" w:hAnsi="Times New Roman" w:cs="Times New Roman"/>
          <w:b/>
          <w:bCs/>
          <w:sz w:val="24"/>
          <w:szCs w:val="24"/>
        </w:rPr>
        <w:t>Schistosomiasis</w:t>
      </w:r>
      <w:r w:rsidR="720CC561" w:rsidRPr="3ABCC0A8">
        <w:rPr>
          <w:rFonts w:ascii="Times New Roman" w:hAnsi="Times New Roman" w:cs="Times New Roman"/>
          <w:b/>
          <w:bCs/>
          <w:sz w:val="24"/>
          <w:szCs w:val="24"/>
        </w:rPr>
        <w:t xml:space="preserve"> </w:t>
      </w:r>
    </w:p>
    <w:p w14:paraId="14F3A5DC" w14:textId="091345C7" w:rsidR="006C1403" w:rsidRDefault="09D61AF6" w:rsidP="25D893A2">
      <w:pPr>
        <w:rPr>
          <w:rFonts w:ascii="Times New Roman" w:hAnsi="Times New Roman" w:cs="Times New Roman"/>
        </w:rPr>
      </w:pPr>
      <w:r w:rsidRPr="21A048A5">
        <w:rPr>
          <w:rFonts w:ascii="Times New Roman" w:hAnsi="Times New Roman" w:cs="Times New Roman"/>
        </w:rPr>
        <w:t xml:space="preserve">102 </w:t>
      </w:r>
      <w:r w:rsidR="565039C1" w:rsidRPr="21A048A5">
        <w:rPr>
          <w:rFonts w:ascii="Times New Roman" w:hAnsi="Times New Roman" w:cs="Times New Roman"/>
        </w:rPr>
        <w:t xml:space="preserve">schistosomiasis studies were </w:t>
      </w:r>
      <w:r w:rsidR="577EAAE4" w:rsidRPr="21A048A5">
        <w:rPr>
          <w:rFonts w:ascii="Times New Roman" w:hAnsi="Times New Roman" w:cs="Times New Roman"/>
        </w:rPr>
        <w:t>identified</w:t>
      </w:r>
      <w:r w:rsidR="565039C1" w:rsidRPr="21A048A5">
        <w:rPr>
          <w:rFonts w:ascii="Times New Roman" w:hAnsi="Times New Roman" w:cs="Times New Roman"/>
        </w:rPr>
        <w:t>, with a combined target participant size of 836,320</w:t>
      </w:r>
      <w:r w:rsidR="5B6FEB4E" w:rsidRPr="21A048A5">
        <w:rPr>
          <w:rFonts w:ascii="Times New Roman" w:hAnsi="Times New Roman" w:cs="Times New Roman"/>
        </w:rPr>
        <w:t xml:space="preserve"> participants</w:t>
      </w:r>
      <w:r w:rsidR="1D06ADEA" w:rsidRPr="21A048A5">
        <w:rPr>
          <w:rFonts w:ascii="Times New Roman" w:hAnsi="Times New Roman" w:cs="Times New Roman"/>
        </w:rPr>
        <w:t xml:space="preserve"> (median:</w:t>
      </w:r>
      <w:r w:rsidR="63D4EC9D" w:rsidRPr="21A048A5">
        <w:rPr>
          <w:rFonts w:ascii="Times New Roman" w:hAnsi="Times New Roman" w:cs="Times New Roman"/>
        </w:rPr>
        <w:t xml:space="preserve"> </w:t>
      </w:r>
      <w:r w:rsidR="06A5DCD1" w:rsidRPr="21A048A5">
        <w:rPr>
          <w:rFonts w:ascii="Times New Roman" w:hAnsi="Times New Roman" w:cs="Times New Roman"/>
        </w:rPr>
        <w:t>360</w:t>
      </w:r>
      <w:r w:rsidR="1D6FA06C" w:rsidRPr="21A048A5">
        <w:rPr>
          <w:rFonts w:ascii="Times New Roman" w:hAnsi="Times New Roman" w:cs="Times New Roman"/>
        </w:rPr>
        <w:t>,</w:t>
      </w:r>
      <w:r w:rsidR="66E16535" w:rsidRPr="21A048A5">
        <w:rPr>
          <w:rFonts w:ascii="Times New Roman" w:hAnsi="Times New Roman" w:cs="Times New Roman"/>
        </w:rPr>
        <w:t xml:space="preserve"> </w:t>
      </w:r>
      <w:r w:rsidR="746392DA" w:rsidRPr="21A048A5">
        <w:rPr>
          <w:rFonts w:ascii="Times New Roman" w:hAnsi="Times New Roman" w:cs="Times New Roman"/>
        </w:rPr>
        <w:t>IQR</w:t>
      </w:r>
      <w:r w:rsidR="63D4EC9D" w:rsidRPr="21A048A5">
        <w:rPr>
          <w:rFonts w:ascii="Times New Roman" w:hAnsi="Times New Roman" w:cs="Times New Roman"/>
        </w:rPr>
        <w:t xml:space="preserve">: </w:t>
      </w:r>
      <w:r w:rsidR="3C53AB39" w:rsidRPr="21A048A5">
        <w:rPr>
          <w:rFonts w:ascii="Times New Roman" w:hAnsi="Times New Roman" w:cs="Times New Roman"/>
        </w:rPr>
        <w:t>103</w:t>
      </w:r>
      <w:r w:rsidR="00A24644" w:rsidRPr="21A048A5">
        <w:rPr>
          <w:rFonts w:ascii="Aptos Narrow" w:hAnsi="Aptos Narrow" w:cs="Times New Roman"/>
        </w:rPr>
        <w:t>–</w:t>
      </w:r>
      <w:r w:rsidR="3C53AB39" w:rsidRPr="21A048A5">
        <w:rPr>
          <w:rFonts w:ascii="Times New Roman" w:hAnsi="Times New Roman" w:cs="Times New Roman"/>
        </w:rPr>
        <w:t>1</w:t>
      </w:r>
      <w:r w:rsidR="1878D956" w:rsidRPr="21A048A5">
        <w:rPr>
          <w:rFonts w:ascii="Times New Roman" w:hAnsi="Times New Roman" w:cs="Times New Roman"/>
        </w:rPr>
        <w:t>,</w:t>
      </w:r>
      <w:r w:rsidR="3C53AB39" w:rsidRPr="21A048A5">
        <w:rPr>
          <w:rFonts w:ascii="Times New Roman" w:hAnsi="Times New Roman" w:cs="Times New Roman"/>
        </w:rPr>
        <w:t>285</w:t>
      </w:r>
      <w:r w:rsidR="5E4D7AD7" w:rsidRPr="21A048A5">
        <w:rPr>
          <w:rFonts w:ascii="Times New Roman" w:hAnsi="Times New Roman" w:cs="Times New Roman"/>
        </w:rPr>
        <w:t>)</w:t>
      </w:r>
      <w:r w:rsidR="63D4EC9D" w:rsidRPr="21A048A5">
        <w:rPr>
          <w:rFonts w:ascii="Times New Roman" w:hAnsi="Times New Roman" w:cs="Times New Roman"/>
        </w:rPr>
        <w:t>.</w:t>
      </w:r>
      <w:r w:rsidR="4EDCC048" w:rsidRPr="21A048A5">
        <w:rPr>
          <w:rFonts w:ascii="Times New Roman" w:hAnsi="Times New Roman" w:cs="Times New Roman"/>
        </w:rPr>
        <w:t xml:space="preserve"> </w:t>
      </w:r>
      <w:r w:rsidR="539CC647" w:rsidRPr="21A048A5">
        <w:rPr>
          <w:rFonts w:ascii="Times New Roman" w:hAnsi="Times New Roman" w:cs="Times New Roman"/>
        </w:rPr>
        <w:t xml:space="preserve">The five countries </w:t>
      </w:r>
      <w:r w:rsidR="461497BB" w:rsidRPr="21A048A5">
        <w:rPr>
          <w:rFonts w:ascii="Times New Roman" w:hAnsi="Times New Roman" w:cs="Times New Roman"/>
        </w:rPr>
        <w:t>with the greatest</w:t>
      </w:r>
      <w:r w:rsidR="4EFCD3FD" w:rsidRPr="21A048A5">
        <w:rPr>
          <w:rFonts w:ascii="Times New Roman" w:hAnsi="Times New Roman" w:cs="Times New Roman"/>
        </w:rPr>
        <w:t xml:space="preserve"> total</w:t>
      </w:r>
      <w:r w:rsidR="539CC647" w:rsidRPr="21A048A5">
        <w:rPr>
          <w:rFonts w:ascii="Times New Roman" w:hAnsi="Times New Roman" w:cs="Times New Roman"/>
        </w:rPr>
        <w:t xml:space="preserve"> number of studies conducted </w:t>
      </w:r>
      <w:r w:rsidR="4EDCC048" w:rsidRPr="21A048A5">
        <w:rPr>
          <w:rFonts w:ascii="Times New Roman" w:hAnsi="Times New Roman" w:cs="Times New Roman"/>
        </w:rPr>
        <w:t xml:space="preserve">were </w:t>
      </w:r>
      <w:r w:rsidR="539CC647" w:rsidRPr="21A048A5">
        <w:rPr>
          <w:rFonts w:ascii="Times New Roman" w:hAnsi="Times New Roman" w:cs="Times New Roman"/>
        </w:rPr>
        <w:t>Côte d’Ivoire (</w:t>
      </w:r>
      <w:r w:rsidR="4EDCC048" w:rsidRPr="21A048A5">
        <w:rPr>
          <w:rFonts w:ascii="Times New Roman" w:hAnsi="Times New Roman" w:cs="Times New Roman"/>
          <w:i/>
          <w:iCs/>
        </w:rPr>
        <w:t>n</w:t>
      </w:r>
      <w:r w:rsidR="4EDCC048" w:rsidRPr="21A048A5">
        <w:rPr>
          <w:rFonts w:ascii="Times New Roman" w:hAnsi="Times New Roman" w:cs="Times New Roman"/>
        </w:rPr>
        <w:t>=</w:t>
      </w:r>
      <w:r w:rsidR="539CC647" w:rsidRPr="21A048A5">
        <w:rPr>
          <w:rFonts w:ascii="Times New Roman" w:hAnsi="Times New Roman" w:cs="Times New Roman"/>
        </w:rPr>
        <w:t>13</w:t>
      </w:r>
      <w:r w:rsidR="1C9C3FCE" w:rsidRPr="21A048A5">
        <w:rPr>
          <w:rFonts w:ascii="Times New Roman" w:hAnsi="Times New Roman" w:cs="Times New Roman"/>
        </w:rPr>
        <w:t>, 13%</w:t>
      </w:r>
      <w:r w:rsidR="539CC647" w:rsidRPr="21A048A5">
        <w:rPr>
          <w:rFonts w:ascii="Times New Roman" w:hAnsi="Times New Roman" w:cs="Times New Roman"/>
        </w:rPr>
        <w:t>), Uganda (</w:t>
      </w:r>
      <w:r w:rsidR="4EDCC048" w:rsidRPr="21A048A5">
        <w:rPr>
          <w:rFonts w:ascii="Times New Roman" w:hAnsi="Times New Roman" w:cs="Times New Roman"/>
          <w:i/>
          <w:iCs/>
        </w:rPr>
        <w:t>n</w:t>
      </w:r>
      <w:r w:rsidR="4EDCC048" w:rsidRPr="21A048A5">
        <w:rPr>
          <w:rFonts w:ascii="Times New Roman" w:hAnsi="Times New Roman" w:cs="Times New Roman"/>
        </w:rPr>
        <w:t>=</w:t>
      </w:r>
      <w:r w:rsidR="539CC647" w:rsidRPr="21A048A5">
        <w:rPr>
          <w:rFonts w:ascii="Times New Roman" w:hAnsi="Times New Roman" w:cs="Times New Roman"/>
        </w:rPr>
        <w:t>11</w:t>
      </w:r>
      <w:r w:rsidR="0192E2DC" w:rsidRPr="21A048A5">
        <w:rPr>
          <w:rFonts w:ascii="Times New Roman" w:hAnsi="Times New Roman" w:cs="Times New Roman"/>
        </w:rPr>
        <w:t>, 11%</w:t>
      </w:r>
      <w:r w:rsidR="539CC647" w:rsidRPr="21A048A5">
        <w:rPr>
          <w:rFonts w:ascii="Times New Roman" w:hAnsi="Times New Roman" w:cs="Times New Roman"/>
        </w:rPr>
        <w:t>), Kenya (</w:t>
      </w:r>
      <w:r w:rsidR="4EDCC048" w:rsidRPr="21A048A5">
        <w:rPr>
          <w:rFonts w:ascii="Times New Roman" w:hAnsi="Times New Roman" w:cs="Times New Roman"/>
          <w:i/>
          <w:iCs/>
        </w:rPr>
        <w:t>n</w:t>
      </w:r>
      <w:r w:rsidR="4EDCC048" w:rsidRPr="21A048A5">
        <w:rPr>
          <w:rFonts w:ascii="Times New Roman" w:hAnsi="Times New Roman" w:cs="Times New Roman"/>
        </w:rPr>
        <w:t>=</w:t>
      </w:r>
      <w:r w:rsidR="539CC647" w:rsidRPr="21A048A5">
        <w:rPr>
          <w:rFonts w:ascii="Times New Roman" w:hAnsi="Times New Roman" w:cs="Times New Roman"/>
        </w:rPr>
        <w:t>9</w:t>
      </w:r>
      <w:r w:rsidR="0373DB43" w:rsidRPr="21A048A5">
        <w:rPr>
          <w:rFonts w:ascii="Times New Roman" w:hAnsi="Times New Roman" w:cs="Times New Roman"/>
        </w:rPr>
        <w:t>, 9%</w:t>
      </w:r>
      <w:r w:rsidR="539CC647" w:rsidRPr="21A048A5">
        <w:rPr>
          <w:rFonts w:ascii="Times New Roman" w:hAnsi="Times New Roman" w:cs="Times New Roman"/>
        </w:rPr>
        <w:t xml:space="preserve">), United Republic </w:t>
      </w:r>
      <w:r w:rsidR="539CC647" w:rsidRPr="21A048A5">
        <w:rPr>
          <w:rFonts w:ascii="Times New Roman" w:hAnsi="Times New Roman" w:cs="Times New Roman"/>
        </w:rPr>
        <w:lastRenderedPageBreak/>
        <w:t>of Tanzania (</w:t>
      </w:r>
      <w:r w:rsidR="4EDCC048" w:rsidRPr="21A048A5">
        <w:rPr>
          <w:rFonts w:ascii="Times New Roman" w:hAnsi="Times New Roman" w:cs="Times New Roman"/>
          <w:i/>
          <w:iCs/>
        </w:rPr>
        <w:t>n</w:t>
      </w:r>
      <w:r w:rsidR="4EDCC048" w:rsidRPr="21A048A5">
        <w:rPr>
          <w:rFonts w:ascii="Times New Roman" w:hAnsi="Times New Roman" w:cs="Times New Roman"/>
        </w:rPr>
        <w:t>=</w:t>
      </w:r>
      <w:r w:rsidR="539CC647" w:rsidRPr="21A048A5">
        <w:rPr>
          <w:rFonts w:ascii="Times New Roman" w:hAnsi="Times New Roman" w:cs="Times New Roman"/>
        </w:rPr>
        <w:t>9</w:t>
      </w:r>
      <w:r w:rsidR="641B6440" w:rsidRPr="21A048A5">
        <w:rPr>
          <w:rFonts w:ascii="Times New Roman" w:hAnsi="Times New Roman" w:cs="Times New Roman"/>
        </w:rPr>
        <w:t>, 9%</w:t>
      </w:r>
      <w:r w:rsidR="539CC647" w:rsidRPr="21A048A5">
        <w:rPr>
          <w:rFonts w:ascii="Times New Roman" w:hAnsi="Times New Roman" w:cs="Times New Roman"/>
        </w:rPr>
        <w:t>) and Senegal (</w:t>
      </w:r>
      <w:r w:rsidR="4EDCC048" w:rsidRPr="21A048A5">
        <w:rPr>
          <w:rFonts w:ascii="Times New Roman" w:hAnsi="Times New Roman" w:cs="Times New Roman"/>
          <w:i/>
          <w:iCs/>
        </w:rPr>
        <w:t>n</w:t>
      </w:r>
      <w:r w:rsidR="4EDCC048" w:rsidRPr="21A048A5">
        <w:rPr>
          <w:rFonts w:ascii="Times New Roman" w:hAnsi="Times New Roman" w:cs="Times New Roman"/>
        </w:rPr>
        <w:t>=</w:t>
      </w:r>
      <w:r w:rsidR="539CC647" w:rsidRPr="21A048A5">
        <w:rPr>
          <w:rFonts w:ascii="Times New Roman" w:hAnsi="Times New Roman" w:cs="Times New Roman"/>
        </w:rPr>
        <w:t>8</w:t>
      </w:r>
      <w:r w:rsidR="6E3E2069" w:rsidRPr="21A048A5">
        <w:rPr>
          <w:rFonts w:ascii="Times New Roman" w:hAnsi="Times New Roman" w:cs="Times New Roman"/>
        </w:rPr>
        <w:t>, 8%</w:t>
      </w:r>
      <w:r w:rsidR="539CC647" w:rsidRPr="21A048A5">
        <w:rPr>
          <w:rFonts w:ascii="Times New Roman" w:hAnsi="Times New Roman" w:cs="Times New Roman"/>
        </w:rPr>
        <w:t>)</w:t>
      </w:r>
      <w:r w:rsidR="2D6C51B0" w:rsidRPr="21A048A5">
        <w:rPr>
          <w:rFonts w:ascii="Times New Roman" w:hAnsi="Times New Roman" w:cs="Times New Roman"/>
        </w:rPr>
        <w:t xml:space="preserve"> </w:t>
      </w:r>
      <w:r w:rsidR="4EDCC048" w:rsidRPr="21A048A5">
        <w:rPr>
          <w:rFonts w:ascii="Times New Roman" w:hAnsi="Times New Roman" w:cs="Times New Roman"/>
        </w:rPr>
        <w:t>(</w:t>
      </w:r>
      <w:r w:rsidR="2D6C51B0" w:rsidRPr="21A048A5">
        <w:rPr>
          <w:rFonts w:ascii="Times New Roman" w:hAnsi="Times New Roman" w:cs="Times New Roman"/>
        </w:rPr>
        <w:t>Fig</w:t>
      </w:r>
      <w:del w:id="23" w:author="Kannan.RK" w:date="2026-05-06T13:49:00Z">
        <w:r w:rsidR="2D6C51B0" w:rsidRPr="21A048A5" w:rsidDel="00373766">
          <w:rPr>
            <w:rFonts w:ascii="Times New Roman" w:hAnsi="Times New Roman" w:cs="Times New Roman"/>
          </w:rPr>
          <w:delText>ure</w:delText>
        </w:r>
      </w:del>
      <w:r w:rsidR="2D6C51B0" w:rsidRPr="21A048A5">
        <w:rPr>
          <w:rFonts w:ascii="Times New Roman" w:hAnsi="Times New Roman" w:cs="Times New Roman"/>
        </w:rPr>
        <w:t xml:space="preserve"> </w:t>
      </w:r>
      <w:r w:rsidR="4D9A51FE" w:rsidRPr="21A048A5">
        <w:rPr>
          <w:rFonts w:ascii="Times New Roman" w:hAnsi="Times New Roman" w:cs="Times New Roman"/>
        </w:rPr>
        <w:t>6</w:t>
      </w:r>
      <w:r w:rsidR="4EDCC048" w:rsidRPr="21A048A5">
        <w:rPr>
          <w:rFonts w:ascii="Times New Roman" w:hAnsi="Times New Roman" w:cs="Times New Roman"/>
        </w:rPr>
        <w:t>)</w:t>
      </w:r>
      <w:r w:rsidR="71FD39FF" w:rsidRPr="21A048A5">
        <w:rPr>
          <w:rFonts w:ascii="Times New Roman" w:hAnsi="Times New Roman" w:cs="Times New Roman"/>
        </w:rPr>
        <w:t xml:space="preserve">. </w:t>
      </w:r>
      <w:r w:rsidR="2D6C51B0" w:rsidRPr="21A048A5">
        <w:rPr>
          <w:rFonts w:ascii="Times New Roman" w:hAnsi="Times New Roman" w:cs="Times New Roman"/>
        </w:rPr>
        <w:t>These</w:t>
      </w:r>
      <w:r w:rsidR="71FD39FF" w:rsidRPr="21A048A5">
        <w:rPr>
          <w:rFonts w:ascii="Times New Roman" w:hAnsi="Times New Roman" w:cs="Times New Roman"/>
        </w:rPr>
        <w:t xml:space="preserve"> five countries ha</w:t>
      </w:r>
      <w:r w:rsidR="3A7812E6" w:rsidRPr="21A048A5">
        <w:rPr>
          <w:rFonts w:ascii="Times New Roman" w:hAnsi="Times New Roman" w:cs="Times New Roman"/>
        </w:rPr>
        <w:t xml:space="preserve">d </w:t>
      </w:r>
      <w:r w:rsidR="05D8D0D5" w:rsidRPr="21A048A5">
        <w:rPr>
          <w:rFonts w:ascii="Times New Roman" w:hAnsi="Times New Roman" w:cs="Times New Roman"/>
        </w:rPr>
        <w:t xml:space="preserve">a </w:t>
      </w:r>
      <w:r w:rsidR="7F7FDE9A" w:rsidRPr="21A048A5">
        <w:rPr>
          <w:rFonts w:ascii="Times New Roman" w:hAnsi="Times New Roman" w:cs="Times New Roman"/>
        </w:rPr>
        <w:t xml:space="preserve">mean annual DALY burden </w:t>
      </w:r>
      <w:r w:rsidR="71FD39FF" w:rsidRPr="21A048A5">
        <w:rPr>
          <w:rFonts w:ascii="Times New Roman" w:hAnsi="Times New Roman" w:cs="Times New Roman"/>
        </w:rPr>
        <w:t xml:space="preserve">ranging from </w:t>
      </w:r>
      <w:r w:rsidR="60ECFDE8" w:rsidRPr="21A048A5">
        <w:rPr>
          <w:rFonts w:ascii="Times New Roman" w:hAnsi="Times New Roman" w:cs="Times New Roman"/>
        </w:rPr>
        <w:t>130</w:t>
      </w:r>
      <w:r w:rsidR="4D3E1FED" w:rsidRPr="21A048A5">
        <w:rPr>
          <w:rFonts w:ascii="Times New Roman" w:hAnsi="Times New Roman" w:cs="Times New Roman"/>
        </w:rPr>
        <w:t>7</w:t>
      </w:r>
      <w:r w:rsidR="60ECFDE8" w:rsidRPr="21A048A5">
        <w:rPr>
          <w:rFonts w:ascii="Times New Roman" w:hAnsi="Times New Roman" w:cs="Times New Roman"/>
        </w:rPr>
        <w:t xml:space="preserve"> to </w:t>
      </w:r>
      <w:r w:rsidR="73318D47" w:rsidRPr="21A048A5">
        <w:rPr>
          <w:rFonts w:ascii="Times New Roman" w:hAnsi="Times New Roman" w:cs="Times New Roman"/>
        </w:rPr>
        <w:t>2225</w:t>
      </w:r>
      <w:r w:rsidR="71FD39FF" w:rsidRPr="21A048A5">
        <w:rPr>
          <w:rFonts w:ascii="Times New Roman" w:hAnsi="Times New Roman" w:cs="Times New Roman"/>
        </w:rPr>
        <w:t xml:space="preserve"> per </w:t>
      </w:r>
      <w:r w:rsidR="7F7C0339" w:rsidRPr="21A048A5">
        <w:rPr>
          <w:rFonts w:ascii="Times New Roman" w:hAnsi="Times New Roman" w:cs="Times New Roman"/>
        </w:rPr>
        <w:t>million</w:t>
      </w:r>
      <w:r w:rsidR="71FD39FF" w:rsidRPr="21A048A5">
        <w:rPr>
          <w:rFonts w:ascii="Times New Roman" w:hAnsi="Times New Roman" w:cs="Times New Roman"/>
        </w:rPr>
        <w:t xml:space="preserve"> </w:t>
      </w:r>
      <w:r w:rsidR="16B82C3F" w:rsidRPr="21A048A5">
        <w:rPr>
          <w:rFonts w:ascii="Times New Roman" w:hAnsi="Times New Roman" w:cs="Times New Roman"/>
        </w:rPr>
        <w:t>population</w:t>
      </w:r>
      <w:r w:rsidR="774642CA" w:rsidRPr="21A048A5">
        <w:rPr>
          <w:rFonts w:ascii="Times New Roman" w:hAnsi="Times New Roman" w:cs="Times New Roman"/>
        </w:rPr>
        <w:t>.</w:t>
      </w:r>
      <w:r w:rsidR="16B82C3F" w:rsidRPr="21A048A5">
        <w:rPr>
          <w:rFonts w:ascii="Times New Roman" w:hAnsi="Times New Roman" w:cs="Times New Roman"/>
        </w:rPr>
        <w:t xml:space="preserve"> Mauritius</w:t>
      </w:r>
      <w:r w:rsidR="328126FC" w:rsidRPr="21A048A5">
        <w:rPr>
          <w:rFonts w:ascii="Times New Roman" w:hAnsi="Times New Roman" w:cs="Times New Roman"/>
        </w:rPr>
        <w:t xml:space="preserve">, the Central African Republic, Benin </w:t>
      </w:r>
      <w:r w:rsidR="7C7466B5" w:rsidRPr="21A048A5">
        <w:rPr>
          <w:rFonts w:ascii="Times New Roman" w:hAnsi="Times New Roman" w:cs="Times New Roman"/>
        </w:rPr>
        <w:t xml:space="preserve">and Liberia had greater burden than the five </w:t>
      </w:r>
      <w:r w:rsidR="50587EDE" w:rsidRPr="21A048A5">
        <w:rPr>
          <w:rFonts w:ascii="Times New Roman" w:hAnsi="Times New Roman" w:cs="Times New Roman"/>
        </w:rPr>
        <w:t xml:space="preserve">countries </w:t>
      </w:r>
      <w:r w:rsidR="7C7466B5" w:rsidRPr="21A048A5">
        <w:rPr>
          <w:rFonts w:ascii="Times New Roman" w:hAnsi="Times New Roman" w:cs="Times New Roman"/>
        </w:rPr>
        <w:t xml:space="preserve">listed </w:t>
      </w:r>
      <w:r w:rsidR="3BD0FD4B" w:rsidRPr="21A048A5">
        <w:rPr>
          <w:rFonts w:ascii="Times New Roman" w:hAnsi="Times New Roman" w:cs="Times New Roman"/>
        </w:rPr>
        <w:t>above yet</w:t>
      </w:r>
      <w:r w:rsidR="7C7466B5" w:rsidRPr="21A048A5">
        <w:rPr>
          <w:rFonts w:ascii="Times New Roman" w:hAnsi="Times New Roman" w:cs="Times New Roman"/>
        </w:rPr>
        <w:t xml:space="preserve"> </w:t>
      </w:r>
      <w:r w:rsidR="004D6FD2" w:rsidRPr="21A048A5">
        <w:rPr>
          <w:rFonts w:ascii="Times New Roman" w:hAnsi="Times New Roman" w:cs="Times New Roman"/>
        </w:rPr>
        <w:t xml:space="preserve">there were no </w:t>
      </w:r>
      <w:r w:rsidR="7C7466B5" w:rsidRPr="21A048A5">
        <w:rPr>
          <w:rFonts w:ascii="Times New Roman" w:hAnsi="Times New Roman" w:cs="Times New Roman"/>
        </w:rPr>
        <w:t xml:space="preserve">studies </w:t>
      </w:r>
      <w:r w:rsidR="00DA1639" w:rsidRPr="21A048A5">
        <w:rPr>
          <w:rFonts w:ascii="Times New Roman" w:hAnsi="Times New Roman" w:cs="Times New Roman"/>
        </w:rPr>
        <w:t xml:space="preserve">from these countries </w:t>
      </w:r>
      <w:r w:rsidR="00A24644" w:rsidRPr="21A048A5">
        <w:rPr>
          <w:rFonts w:ascii="Times New Roman" w:hAnsi="Times New Roman" w:cs="Times New Roman"/>
        </w:rPr>
        <w:t xml:space="preserve">in </w:t>
      </w:r>
      <w:r w:rsidR="7C7466B5" w:rsidRPr="21A048A5">
        <w:rPr>
          <w:rFonts w:ascii="Times New Roman" w:hAnsi="Times New Roman" w:cs="Times New Roman"/>
        </w:rPr>
        <w:t>1999</w:t>
      </w:r>
      <w:r w:rsidR="00A24644" w:rsidRPr="21A048A5">
        <w:rPr>
          <w:rFonts w:ascii="Aptos Narrow" w:hAnsi="Aptos Narrow" w:cs="Times New Roman"/>
        </w:rPr>
        <w:t>–</w:t>
      </w:r>
      <w:r w:rsidR="7C7466B5" w:rsidRPr="21A048A5">
        <w:rPr>
          <w:rFonts w:ascii="Times New Roman" w:hAnsi="Times New Roman" w:cs="Times New Roman"/>
        </w:rPr>
        <w:t>2023</w:t>
      </w:r>
      <w:r w:rsidR="71FD39FF" w:rsidRPr="21A048A5">
        <w:rPr>
          <w:rFonts w:ascii="Times New Roman" w:hAnsi="Times New Roman" w:cs="Times New Roman"/>
        </w:rPr>
        <w:t>.</w:t>
      </w:r>
      <w:r w:rsidR="2B8558BE" w:rsidRPr="21A048A5">
        <w:rPr>
          <w:rFonts w:ascii="Times New Roman" w:hAnsi="Times New Roman" w:cs="Times New Roman"/>
        </w:rPr>
        <w:t xml:space="preserve"> </w:t>
      </w:r>
    </w:p>
    <w:p w14:paraId="53066EA0" w14:textId="59817A1E" w:rsidR="00153E7E" w:rsidRDefault="00153E7E" w:rsidP="00153E7E">
      <w:pPr>
        <w:ind w:firstLine="0"/>
        <w:jc w:val="center"/>
      </w:pPr>
    </w:p>
    <w:p w14:paraId="38CEE28B" w14:textId="77777777" w:rsidR="00153E7E" w:rsidRDefault="00153E7E" w:rsidP="00153E7E">
      <w:pPr>
        <w:ind w:firstLine="0"/>
        <w:rPr>
          <w:rFonts w:eastAsiaTheme="minorEastAsia"/>
        </w:rPr>
      </w:pPr>
      <w:r w:rsidRPr="21A048A5">
        <w:rPr>
          <w:rFonts w:ascii="Times New Roman" w:hAnsi="Times New Roman" w:cs="Times New Roman"/>
          <w:b/>
          <w:bCs/>
        </w:rPr>
        <w:t>Fig</w:t>
      </w:r>
      <w:del w:id="24" w:author="Kannan.RK" w:date="2026-05-06T13:49:00Z">
        <w:r w:rsidRPr="21A048A5" w:rsidDel="00373766">
          <w:rPr>
            <w:rFonts w:ascii="Times New Roman" w:hAnsi="Times New Roman" w:cs="Times New Roman"/>
            <w:b/>
            <w:bCs/>
          </w:rPr>
          <w:delText>ure</w:delText>
        </w:r>
      </w:del>
      <w:r w:rsidRPr="21A048A5">
        <w:rPr>
          <w:rFonts w:ascii="Times New Roman" w:hAnsi="Times New Roman" w:cs="Times New Roman"/>
          <w:b/>
          <w:bCs/>
        </w:rPr>
        <w:t xml:space="preserve"> 6:</w:t>
      </w:r>
      <w:r w:rsidRPr="21A048A5">
        <w:rPr>
          <w:b/>
          <w:bCs/>
        </w:rPr>
        <w:t xml:space="preserve"> </w:t>
      </w:r>
      <w:r w:rsidRPr="21A048A5">
        <w:rPr>
          <w:rFonts w:eastAsiaTheme="minorEastAsia"/>
          <w:b/>
          <w:bCs/>
        </w:rPr>
        <w:t xml:space="preserve">Registered schistosomiasis studies in ICTRP and disease burden by country, split by decade. </w:t>
      </w:r>
      <w:r w:rsidRPr="21A048A5">
        <w:rPr>
          <w:rFonts w:eastAsiaTheme="minorEastAsia"/>
        </w:rPr>
        <w:t>The length of the bar represents the number of studies registered in that country and decade in ICTRP. The size of the bubbles is proportional to the disease burden, represented as the mean annual DALYs per million population. The graph’s y axis has been truncated after 30 countries for clarity.</w:t>
      </w:r>
    </w:p>
    <w:p w14:paraId="5B7D1D8E" w14:textId="77777777" w:rsidR="00153E7E" w:rsidRDefault="00153E7E" w:rsidP="25D893A2">
      <w:pPr>
        <w:rPr>
          <w:rFonts w:ascii="Times New Roman" w:hAnsi="Times New Roman" w:cs="Times New Roman"/>
        </w:rPr>
      </w:pPr>
    </w:p>
    <w:p w14:paraId="11F5706A" w14:textId="356D8CB8" w:rsidR="38CAF90F" w:rsidRDefault="33DFE825" w:rsidP="25D893A2">
      <w:pPr>
        <w:rPr>
          <w:rFonts w:ascii="Times New Roman" w:hAnsi="Times New Roman" w:cs="Times New Roman"/>
        </w:rPr>
      </w:pPr>
      <w:r w:rsidRPr="3ABCC0A8">
        <w:rPr>
          <w:rFonts w:ascii="Times New Roman" w:hAnsi="Times New Roman" w:cs="Times New Roman"/>
        </w:rPr>
        <w:t>Two</w:t>
      </w:r>
      <w:r w:rsidR="3D04809B" w:rsidRPr="3ABCC0A8">
        <w:rPr>
          <w:rFonts w:ascii="Times New Roman" w:hAnsi="Times New Roman" w:cs="Times New Roman"/>
        </w:rPr>
        <w:t>-</w:t>
      </w:r>
      <w:r w:rsidRPr="3ABCC0A8">
        <w:rPr>
          <w:rFonts w:ascii="Times New Roman" w:hAnsi="Times New Roman" w:cs="Times New Roman"/>
        </w:rPr>
        <w:t>thirds</w:t>
      </w:r>
      <w:r w:rsidR="1DE264E3" w:rsidRPr="3ABCC0A8">
        <w:rPr>
          <w:rFonts w:ascii="Times New Roman" w:hAnsi="Times New Roman" w:cs="Times New Roman"/>
        </w:rPr>
        <w:t xml:space="preserve"> of the 102 studies </w:t>
      </w:r>
      <w:r w:rsidR="2796F249" w:rsidRPr="3ABCC0A8">
        <w:rPr>
          <w:rFonts w:ascii="Times New Roman" w:hAnsi="Times New Roman" w:cs="Times New Roman"/>
        </w:rPr>
        <w:t xml:space="preserve">(68, 67%) </w:t>
      </w:r>
      <w:r w:rsidR="1DE264E3" w:rsidRPr="3ABCC0A8">
        <w:rPr>
          <w:rFonts w:ascii="Times New Roman" w:hAnsi="Times New Roman" w:cs="Times New Roman"/>
        </w:rPr>
        <w:t>had a minimum inclusion age</w:t>
      </w:r>
      <w:r w:rsidR="7C86B80E" w:rsidRPr="3ABCC0A8">
        <w:rPr>
          <w:rFonts w:ascii="Times New Roman" w:hAnsi="Times New Roman" w:cs="Times New Roman"/>
        </w:rPr>
        <w:t xml:space="preserve"> </w:t>
      </w:r>
      <w:r w:rsidR="1DE264E3" w:rsidRPr="3ABCC0A8">
        <w:rPr>
          <w:rFonts w:ascii="Times New Roman" w:hAnsi="Times New Roman" w:cs="Times New Roman"/>
        </w:rPr>
        <w:t xml:space="preserve">under 16 years </w:t>
      </w:r>
      <w:r w:rsidR="03EEA1D7" w:rsidRPr="3ABCC0A8">
        <w:rPr>
          <w:rFonts w:ascii="Times New Roman" w:hAnsi="Times New Roman" w:cs="Times New Roman"/>
        </w:rPr>
        <w:t>(Fig</w:t>
      </w:r>
      <w:del w:id="25" w:author="Kannan.RK" w:date="2026-05-06T13:49:00Z">
        <w:r w:rsidR="03EEA1D7" w:rsidRPr="3ABCC0A8" w:rsidDel="00373766">
          <w:rPr>
            <w:rFonts w:ascii="Times New Roman" w:hAnsi="Times New Roman" w:cs="Times New Roman"/>
          </w:rPr>
          <w:delText>ure</w:delText>
        </w:r>
      </w:del>
      <w:r w:rsidR="03EEA1D7" w:rsidRPr="3ABCC0A8">
        <w:rPr>
          <w:rFonts w:ascii="Times New Roman" w:hAnsi="Times New Roman" w:cs="Times New Roman"/>
        </w:rPr>
        <w:t xml:space="preserve"> </w:t>
      </w:r>
      <w:r w:rsidR="6BEEF4BE" w:rsidRPr="3ABCC0A8">
        <w:rPr>
          <w:rFonts w:ascii="Times New Roman" w:hAnsi="Times New Roman" w:cs="Times New Roman"/>
        </w:rPr>
        <w:t>5</w:t>
      </w:r>
      <w:r w:rsidR="03EEA1D7" w:rsidRPr="3ABCC0A8">
        <w:rPr>
          <w:rFonts w:ascii="Times New Roman" w:hAnsi="Times New Roman" w:cs="Times New Roman"/>
        </w:rPr>
        <w:t>)</w:t>
      </w:r>
      <w:r w:rsidR="267524EF" w:rsidRPr="3ABCC0A8">
        <w:rPr>
          <w:rFonts w:ascii="Times New Roman" w:hAnsi="Times New Roman" w:cs="Times New Roman"/>
        </w:rPr>
        <w:t>. W</w:t>
      </w:r>
      <w:r w:rsidR="343251C0" w:rsidRPr="3ABCC0A8">
        <w:rPr>
          <w:rFonts w:ascii="Times New Roman" w:hAnsi="Times New Roman" w:cs="Times New Roman"/>
        </w:rPr>
        <w:t xml:space="preserve">hile </w:t>
      </w:r>
      <w:r w:rsidR="08BFF572" w:rsidRPr="3ABCC0A8">
        <w:rPr>
          <w:rFonts w:ascii="Times New Roman" w:hAnsi="Times New Roman" w:cs="Times New Roman"/>
        </w:rPr>
        <w:t xml:space="preserve">24 </w:t>
      </w:r>
      <w:r w:rsidR="343251C0" w:rsidRPr="3ABCC0A8">
        <w:rPr>
          <w:rFonts w:ascii="Times New Roman" w:hAnsi="Times New Roman" w:cs="Times New Roman"/>
        </w:rPr>
        <w:t>(</w:t>
      </w:r>
      <w:r w:rsidR="39C7CDDC" w:rsidRPr="3ABCC0A8">
        <w:rPr>
          <w:rFonts w:ascii="Times New Roman" w:hAnsi="Times New Roman" w:cs="Times New Roman"/>
        </w:rPr>
        <w:t>2</w:t>
      </w:r>
      <w:r w:rsidR="0A74FE7F" w:rsidRPr="3ABCC0A8">
        <w:rPr>
          <w:rFonts w:ascii="Times New Roman" w:hAnsi="Times New Roman" w:cs="Times New Roman"/>
        </w:rPr>
        <w:t>4</w:t>
      </w:r>
      <w:r w:rsidR="39C7CDDC" w:rsidRPr="3ABCC0A8">
        <w:rPr>
          <w:rFonts w:ascii="Times New Roman" w:hAnsi="Times New Roman" w:cs="Times New Roman"/>
        </w:rPr>
        <w:t xml:space="preserve">%) </w:t>
      </w:r>
      <w:r w:rsidR="2C9F164A" w:rsidRPr="3ABCC0A8">
        <w:rPr>
          <w:rFonts w:ascii="Times New Roman" w:hAnsi="Times New Roman" w:cs="Times New Roman"/>
        </w:rPr>
        <w:t xml:space="preserve">studies </w:t>
      </w:r>
      <w:r w:rsidR="39C7CDDC" w:rsidRPr="3ABCC0A8">
        <w:rPr>
          <w:rFonts w:ascii="Times New Roman" w:hAnsi="Times New Roman" w:cs="Times New Roman"/>
        </w:rPr>
        <w:t>exclusively assessed those</w:t>
      </w:r>
      <w:r w:rsidR="44697F4B" w:rsidRPr="3ABCC0A8">
        <w:rPr>
          <w:rFonts w:ascii="Times New Roman" w:hAnsi="Times New Roman" w:cs="Times New Roman"/>
        </w:rPr>
        <w:t xml:space="preserve"> </w:t>
      </w:r>
      <w:r w:rsidR="00A24644" w:rsidRPr="3ABCC0A8">
        <w:rPr>
          <w:rFonts w:ascii="Times New Roman" w:hAnsi="Times New Roman" w:cs="Times New Roman"/>
        </w:rPr>
        <w:t xml:space="preserve">aged </w:t>
      </w:r>
      <w:r w:rsidR="44697F4B" w:rsidRPr="3ABCC0A8">
        <w:rPr>
          <w:rFonts w:ascii="Times New Roman" w:hAnsi="Times New Roman" w:cs="Times New Roman"/>
        </w:rPr>
        <w:t>above 16 years</w:t>
      </w:r>
      <w:r w:rsidR="33E11916" w:rsidRPr="3ABCC0A8">
        <w:rPr>
          <w:rFonts w:ascii="Times New Roman" w:hAnsi="Times New Roman" w:cs="Times New Roman"/>
        </w:rPr>
        <w:t>,</w:t>
      </w:r>
      <w:r w:rsidR="44697F4B" w:rsidRPr="3ABCC0A8">
        <w:rPr>
          <w:rFonts w:ascii="Times New Roman" w:hAnsi="Times New Roman" w:cs="Times New Roman"/>
        </w:rPr>
        <w:t xml:space="preserve"> 10 studies had an unclear age range</w:t>
      </w:r>
      <w:r w:rsidR="75B9F990" w:rsidRPr="3ABCC0A8">
        <w:rPr>
          <w:rFonts w:ascii="Times New Roman" w:hAnsi="Times New Roman" w:cs="Times New Roman"/>
        </w:rPr>
        <w:t>.</w:t>
      </w:r>
      <w:r w:rsidR="78382660" w:rsidRPr="3ABCC0A8">
        <w:rPr>
          <w:rFonts w:ascii="Times New Roman" w:hAnsi="Times New Roman" w:cs="Times New Roman"/>
        </w:rPr>
        <w:t xml:space="preserve"> All WHO regions ha</w:t>
      </w:r>
      <w:r w:rsidR="00A24644" w:rsidRPr="3ABCC0A8">
        <w:rPr>
          <w:rFonts w:ascii="Times New Roman" w:hAnsi="Times New Roman" w:cs="Times New Roman"/>
        </w:rPr>
        <w:t>d</w:t>
      </w:r>
      <w:r w:rsidR="78382660" w:rsidRPr="3ABCC0A8">
        <w:rPr>
          <w:rFonts w:ascii="Times New Roman" w:hAnsi="Times New Roman" w:cs="Times New Roman"/>
        </w:rPr>
        <w:t xml:space="preserve"> paediatric and adult populations </w:t>
      </w:r>
      <w:r w:rsidR="3834BA54" w:rsidRPr="3ABCC0A8">
        <w:rPr>
          <w:rFonts w:ascii="Times New Roman" w:hAnsi="Times New Roman" w:cs="Times New Roman"/>
        </w:rPr>
        <w:t>included</w:t>
      </w:r>
      <w:r w:rsidR="30C944DD" w:rsidRPr="3ABCC0A8">
        <w:rPr>
          <w:rFonts w:ascii="Times New Roman" w:hAnsi="Times New Roman" w:cs="Times New Roman"/>
        </w:rPr>
        <w:t xml:space="preserve"> in studies</w:t>
      </w:r>
      <w:r w:rsidR="3834BA54" w:rsidRPr="3ABCC0A8">
        <w:rPr>
          <w:rFonts w:ascii="Times New Roman" w:hAnsi="Times New Roman" w:cs="Times New Roman"/>
        </w:rPr>
        <w:t>.</w:t>
      </w:r>
      <w:r w:rsidR="78382660" w:rsidRPr="3ABCC0A8">
        <w:rPr>
          <w:rFonts w:ascii="Times New Roman" w:hAnsi="Times New Roman" w:cs="Times New Roman"/>
        </w:rPr>
        <w:t xml:space="preserve"> </w:t>
      </w:r>
    </w:p>
    <w:p w14:paraId="6FD4D93E" w14:textId="35825973" w:rsidR="00F220BA" w:rsidRPr="00345864" w:rsidRDefault="3C451B84" w:rsidP="25D893A2">
      <w:pPr>
        <w:rPr>
          <w:rFonts w:ascii="Times New Roman" w:hAnsi="Times New Roman" w:cs="Times New Roman"/>
        </w:rPr>
      </w:pPr>
      <w:r w:rsidRPr="21A048A5">
        <w:rPr>
          <w:rFonts w:ascii="Times New Roman" w:hAnsi="Times New Roman" w:cs="Times New Roman"/>
        </w:rPr>
        <w:t xml:space="preserve">The </w:t>
      </w:r>
      <w:r w:rsidR="002140BF">
        <w:rPr>
          <w:rFonts w:ascii="Times New Roman" w:hAnsi="Times New Roman" w:cs="Times New Roman"/>
        </w:rPr>
        <w:t>3</w:t>
      </w:r>
      <w:r w:rsidRPr="21A048A5">
        <w:rPr>
          <w:rFonts w:ascii="Times New Roman" w:hAnsi="Times New Roman" w:cs="Times New Roman"/>
        </w:rPr>
        <w:t xml:space="preserve">0 countries </w:t>
      </w:r>
      <w:r w:rsidR="1E7477ED" w:rsidRPr="21A048A5">
        <w:rPr>
          <w:rFonts w:ascii="Times New Roman" w:hAnsi="Times New Roman" w:cs="Times New Roman"/>
        </w:rPr>
        <w:t>with</w:t>
      </w:r>
      <w:r w:rsidR="3AA01DF5" w:rsidRPr="21A048A5">
        <w:rPr>
          <w:rFonts w:ascii="Times New Roman" w:hAnsi="Times New Roman" w:cs="Times New Roman"/>
        </w:rPr>
        <w:t xml:space="preserve"> </w:t>
      </w:r>
      <w:r w:rsidRPr="21A048A5">
        <w:rPr>
          <w:rFonts w:ascii="Times New Roman" w:hAnsi="Times New Roman" w:cs="Times New Roman"/>
        </w:rPr>
        <w:t>the highest mean annual DALY burden from 2004</w:t>
      </w:r>
      <w:r w:rsidR="00A24644" w:rsidRPr="21A048A5">
        <w:rPr>
          <w:rFonts w:ascii="Aptos Narrow" w:hAnsi="Aptos Narrow" w:cs="Times New Roman"/>
        </w:rPr>
        <w:t>–</w:t>
      </w:r>
      <w:r w:rsidRPr="21A048A5">
        <w:rPr>
          <w:rFonts w:ascii="Times New Roman" w:hAnsi="Times New Roman" w:cs="Times New Roman"/>
        </w:rPr>
        <w:t xml:space="preserve">2013 all </w:t>
      </w:r>
      <w:r w:rsidR="005A7AB6" w:rsidRPr="21A048A5">
        <w:rPr>
          <w:rFonts w:ascii="Times New Roman" w:hAnsi="Times New Roman" w:cs="Times New Roman"/>
        </w:rPr>
        <w:t xml:space="preserve">had a </w:t>
      </w:r>
      <w:r w:rsidR="006626E0" w:rsidRPr="21A048A5">
        <w:rPr>
          <w:rFonts w:ascii="Times New Roman" w:hAnsi="Times New Roman" w:cs="Times New Roman"/>
        </w:rPr>
        <w:t xml:space="preserve">fall </w:t>
      </w:r>
      <w:r w:rsidR="13E276BF" w:rsidRPr="21A048A5">
        <w:rPr>
          <w:rFonts w:ascii="Times New Roman" w:hAnsi="Times New Roman" w:cs="Times New Roman"/>
        </w:rPr>
        <w:t>in</w:t>
      </w:r>
      <w:r w:rsidR="00A24644" w:rsidRPr="21A048A5">
        <w:rPr>
          <w:rFonts w:ascii="Times New Roman" w:hAnsi="Times New Roman" w:cs="Times New Roman"/>
        </w:rPr>
        <w:t xml:space="preserve"> </w:t>
      </w:r>
      <w:r w:rsidR="018E8D9A" w:rsidRPr="21A048A5">
        <w:rPr>
          <w:rFonts w:ascii="Times New Roman" w:hAnsi="Times New Roman" w:cs="Times New Roman"/>
        </w:rPr>
        <w:t xml:space="preserve">disease burden in </w:t>
      </w:r>
      <w:r w:rsidR="2169371D" w:rsidRPr="21A048A5">
        <w:rPr>
          <w:rFonts w:ascii="Times New Roman" w:hAnsi="Times New Roman" w:cs="Times New Roman"/>
        </w:rPr>
        <w:t>2014</w:t>
      </w:r>
      <w:r w:rsidR="00A24644" w:rsidRPr="21A048A5">
        <w:rPr>
          <w:rFonts w:ascii="Aptos Narrow" w:hAnsi="Aptos Narrow" w:cs="Times New Roman"/>
        </w:rPr>
        <w:t>–</w:t>
      </w:r>
      <w:r w:rsidR="00A24644" w:rsidRPr="21A048A5">
        <w:rPr>
          <w:rFonts w:ascii="Times New Roman" w:hAnsi="Times New Roman" w:cs="Times New Roman"/>
        </w:rPr>
        <w:t>20</w:t>
      </w:r>
      <w:r w:rsidR="2169371D" w:rsidRPr="21A048A5">
        <w:rPr>
          <w:rFonts w:ascii="Times New Roman" w:hAnsi="Times New Roman" w:cs="Times New Roman"/>
        </w:rPr>
        <w:t>23</w:t>
      </w:r>
      <w:r w:rsidR="58D95FE5" w:rsidRPr="21A048A5">
        <w:rPr>
          <w:rFonts w:ascii="Times New Roman" w:hAnsi="Times New Roman" w:cs="Times New Roman"/>
        </w:rPr>
        <w:t xml:space="preserve"> </w:t>
      </w:r>
      <w:r w:rsidR="08AA6B53" w:rsidRPr="21A048A5">
        <w:rPr>
          <w:rFonts w:ascii="Times New Roman" w:hAnsi="Times New Roman" w:cs="Times New Roman"/>
        </w:rPr>
        <w:t xml:space="preserve">(mean </w:t>
      </w:r>
      <w:r w:rsidR="4256339A" w:rsidRPr="21A048A5">
        <w:rPr>
          <w:rFonts w:ascii="Times New Roman" w:hAnsi="Times New Roman" w:cs="Times New Roman"/>
        </w:rPr>
        <w:t>percent</w:t>
      </w:r>
      <w:r w:rsidR="08AA6B53" w:rsidRPr="21A048A5">
        <w:rPr>
          <w:rFonts w:ascii="Times New Roman" w:hAnsi="Times New Roman" w:cs="Times New Roman"/>
        </w:rPr>
        <w:t xml:space="preserve"> change: -35%, </w:t>
      </w:r>
      <w:r w:rsidR="58D95FE5" w:rsidRPr="21A048A5">
        <w:rPr>
          <w:rFonts w:ascii="Times New Roman" w:hAnsi="Times New Roman" w:cs="Times New Roman"/>
        </w:rPr>
        <w:t>range</w:t>
      </w:r>
      <w:r w:rsidR="74BEAA0F" w:rsidRPr="21A048A5">
        <w:rPr>
          <w:rFonts w:ascii="Times New Roman" w:hAnsi="Times New Roman" w:cs="Times New Roman"/>
        </w:rPr>
        <w:t>:</w:t>
      </w:r>
      <w:r w:rsidR="58D95FE5" w:rsidRPr="21A048A5">
        <w:rPr>
          <w:rFonts w:ascii="Times New Roman" w:hAnsi="Times New Roman" w:cs="Times New Roman"/>
        </w:rPr>
        <w:t xml:space="preserve"> –2% to –76%</w:t>
      </w:r>
      <w:r w:rsidR="6C33B1F1" w:rsidRPr="21A048A5">
        <w:rPr>
          <w:rFonts w:ascii="Times New Roman" w:hAnsi="Times New Roman" w:cs="Times New Roman"/>
        </w:rPr>
        <w:t>)</w:t>
      </w:r>
      <w:r w:rsidR="58D95FE5" w:rsidRPr="21A048A5">
        <w:rPr>
          <w:rFonts w:ascii="Times New Roman" w:hAnsi="Times New Roman" w:cs="Times New Roman"/>
        </w:rPr>
        <w:t>.</w:t>
      </w:r>
      <w:r w:rsidR="39E11D5F" w:rsidRPr="21A048A5">
        <w:rPr>
          <w:rFonts w:ascii="Times New Roman" w:hAnsi="Times New Roman" w:cs="Times New Roman"/>
        </w:rPr>
        <w:t xml:space="preserve"> </w:t>
      </w:r>
      <w:r w:rsidR="002140BF">
        <w:rPr>
          <w:rFonts w:ascii="Times New Roman" w:hAnsi="Times New Roman" w:cs="Times New Roman"/>
        </w:rPr>
        <w:t xml:space="preserve">Of these 30 countries, 2 also saw a decrease in the number of studies, 8 countries saw an increase, 3 the same number of studies and 17 did not have any studies in either time period. </w:t>
      </w:r>
      <w:r w:rsidR="39E11D5F" w:rsidRPr="21A048A5">
        <w:rPr>
          <w:rFonts w:ascii="Times New Roman" w:hAnsi="Times New Roman" w:cs="Times New Roman"/>
        </w:rPr>
        <w:t xml:space="preserve">Studies </w:t>
      </w:r>
      <w:r w:rsidR="00060213" w:rsidRPr="21A048A5">
        <w:rPr>
          <w:rFonts w:ascii="Times New Roman" w:hAnsi="Times New Roman" w:cs="Times New Roman"/>
        </w:rPr>
        <w:t xml:space="preserve">were conducted </w:t>
      </w:r>
      <w:r w:rsidR="39E11D5F" w:rsidRPr="21A048A5">
        <w:rPr>
          <w:rFonts w:ascii="Times New Roman" w:hAnsi="Times New Roman" w:cs="Times New Roman"/>
        </w:rPr>
        <w:t xml:space="preserve">in </w:t>
      </w:r>
      <w:r w:rsidR="00F818C1" w:rsidRPr="21A048A5">
        <w:rPr>
          <w:rFonts w:ascii="Times New Roman" w:hAnsi="Times New Roman" w:cs="Times New Roman"/>
        </w:rPr>
        <w:t xml:space="preserve">slightly </w:t>
      </w:r>
      <w:r w:rsidR="39E11D5F" w:rsidRPr="21A048A5">
        <w:rPr>
          <w:rFonts w:ascii="Times New Roman" w:hAnsi="Times New Roman" w:cs="Times New Roman"/>
        </w:rPr>
        <w:t xml:space="preserve">greater number of countries </w:t>
      </w:r>
      <w:r w:rsidR="78A7B595" w:rsidRPr="21A048A5">
        <w:rPr>
          <w:rFonts w:ascii="Times New Roman" w:hAnsi="Times New Roman" w:cs="Times New Roman"/>
        </w:rPr>
        <w:t>in</w:t>
      </w:r>
      <w:r w:rsidR="39E11D5F" w:rsidRPr="21A048A5">
        <w:rPr>
          <w:rFonts w:ascii="Times New Roman" w:hAnsi="Times New Roman" w:cs="Times New Roman"/>
        </w:rPr>
        <w:t xml:space="preserve"> 2014</w:t>
      </w:r>
      <w:r w:rsidR="00A24644" w:rsidRPr="21A048A5">
        <w:rPr>
          <w:rFonts w:ascii="Aptos Narrow" w:hAnsi="Aptos Narrow" w:cs="Times New Roman"/>
        </w:rPr>
        <w:t>–</w:t>
      </w:r>
      <w:r w:rsidR="00A24644" w:rsidRPr="21A048A5">
        <w:rPr>
          <w:rFonts w:ascii="Times New Roman" w:hAnsi="Times New Roman" w:cs="Times New Roman"/>
        </w:rPr>
        <w:t>20</w:t>
      </w:r>
      <w:r w:rsidR="39E11D5F" w:rsidRPr="21A048A5">
        <w:rPr>
          <w:rFonts w:ascii="Times New Roman" w:hAnsi="Times New Roman" w:cs="Times New Roman"/>
        </w:rPr>
        <w:t xml:space="preserve">23 (28 countries) </w:t>
      </w:r>
      <w:r w:rsidR="707CFF63" w:rsidRPr="21A048A5">
        <w:rPr>
          <w:rFonts w:ascii="Times New Roman" w:hAnsi="Times New Roman" w:cs="Times New Roman"/>
        </w:rPr>
        <w:t>than in</w:t>
      </w:r>
      <w:r w:rsidR="39E11D5F" w:rsidRPr="21A048A5">
        <w:rPr>
          <w:rFonts w:ascii="Times New Roman" w:hAnsi="Times New Roman" w:cs="Times New Roman"/>
        </w:rPr>
        <w:t xml:space="preserve"> 2004</w:t>
      </w:r>
      <w:r w:rsidR="00A24644" w:rsidRPr="21A048A5">
        <w:rPr>
          <w:rFonts w:ascii="Aptos Narrow" w:hAnsi="Aptos Narrow" w:cs="Times New Roman"/>
        </w:rPr>
        <w:t>–</w:t>
      </w:r>
      <w:r w:rsidR="00A24644" w:rsidRPr="21A048A5">
        <w:rPr>
          <w:rFonts w:ascii="Times New Roman" w:hAnsi="Times New Roman" w:cs="Times New Roman"/>
        </w:rPr>
        <w:t>20</w:t>
      </w:r>
      <w:r w:rsidR="39E11D5F" w:rsidRPr="21A048A5">
        <w:rPr>
          <w:rFonts w:ascii="Times New Roman" w:hAnsi="Times New Roman" w:cs="Times New Roman"/>
        </w:rPr>
        <w:t>13 (25)</w:t>
      </w:r>
      <w:r w:rsidR="6EB7FC09" w:rsidRPr="21A048A5">
        <w:rPr>
          <w:rFonts w:ascii="Times New Roman" w:hAnsi="Times New Roman" w:cs="Times New Roman"/>
        </w:rPr>
        <w:t xml:space="preserve"> (Fig</w:t>
      </w:r>
      <w:del w:id="26" w:author="Kannan.RK" w:date="2026-05-06T13:49:00Z">
        <w:r w:rsidR="6EB7FC09" w:rsidRPr="21A048A5" w:rsidDel="00373766">
          <w:rPr>
            <w:rFonts w:ascii="Times New Roman" w:hAnsi="Times New Roman" w:cs="Times New Roman"/>
          </w:rPr>
          <w:delText>ure</w:delText>
        </w:r>
      </w:del>
      <w:r w:rsidR="6EB7FC09" w:rsidRPr="21A048A5">
        <w:rPr>
          <w:rFonts w:ascii="Times New Roman" w:hAnsi="Times New Roman" w:cs="Times New Roman"/>
        </w:rPr>
        <w:t xml:space="preserve"> 6).</w:t>
      </w:r>
      <w:r w:rsidR="30FD779A" w:rsidRPr="21A048A5">
        <w:rPr>
          <w:rFonts w:ascii="Times New Roman" w:hAnsi="Times New Roman" w:cs="Times New Roman"/>
        </w:rPr>
        <w:t xml:space="preserve">  </w:t>
      </w:r>
      <w:r w:rsidR="6ADDDA37" w:rsidRPr="21A048A5">
        <w:rPr>
          <w:rFonts w:ascii="Times New Roman" w:hAnsi="Times New Roman" w:cs="Times New Roman"/>
        </w:rPr>
        <w:t>Four</w:t>
      </w:r>
      <w:r w:rsidR="2C900FF1" w:rsidRPr="21A048A5">
        <w:rPr>
          <w:rFonts w:ascii="Times New Roman" w:hAnsi="Times New Roman" w:cs="Times New Roman"/>
        </w:rPr>
        <w:t xml:space="preserve"> studies were registered </w:t>
      </w:r>
      <w:r w:rsidR="30FD779A" w:rsidRPr="21A048A5">
        <w:rPr>
          <w:rFonts w:ascii="Times New Roman" w:hAnsi="Times New Roman" w:cs="Times New Roman"/>
        </w:rPr>
        <w:t xml:space="preserve">in China </w:t>
      </w:r>
      <w:r w:rsidR="1E8D89D7" w:rsidRPr="21A048A5">
        <w:rPr>
          <w:rFonts w:ascii="Times New Roman" w:hAnsi="Times New Roman" w:cs="Times New Roman"/>
        </w:rPr>
        <w:t xml:space="preserve">in </w:t>
      </w:r>
      <w:r w:rsidR="30FD779A" w:rsidRPr="21A048A5">
        <w:rPr>
          <w:rFonts w:ascii="Times New Roman" w:hAnsi="Times New Roman" w:cs="Times New Roman"/>
        </w:rPr>
        <w:t>2004</w:t>
      </w:r>
      <w:r w:rsidR="00A24644" w:rsidRPr="21A048A5">
        <w:rPr>
          <w:rFonts w:ascii="Aptos Narrow" w:hAnsi="Aptos Narrow" w:cs="Times New Roman"/>
        </w:rPr>
        <w:t>–</w:t>
      </w:r>
      <w:r w:rsidR="00A24644" w:rsidRPr="21A048A5">
        <w:rPr>
          <w:rFonts w:ascii="Times New Roman" w:hAnsi="Times New Roman" w:cs="Times New Roman"/>
        </w:rPr>
        <w:t>20</w:t>
      </w:r>
      <w:r w:rsidR="30FD779A" w:rsidRPr="21A048A5">
        <w:rPr>
          <w:rFonts w:ascii="Times New Roman" w:hAnsi="Times New Roman" w:cs="Times New Roman"/>
        </w:rPr>
        <w:t>13</w:t>
      </w:r>
      <w:r w:rsidR="4FDD51AC" w:rsidRPr="21A048A5">
        <w:rPr>
          <w:rFonts w:ascii="Times New Roman" w:hAnsi="Times New Roman" w:cs="Times New Roman"/>
        </w:rPr>
        <w:t xml:space="preserve"> </w:t>
      </w:r>
      <w:r w:rsidR="73FD801B" w:rsidRPr="21A048A5">
        <w:rPr>
          <w:rFonts w:ascii="Times New Roman" w:hAnsi="Times New Roman" w:cs="Times New Roman"/>
        </w:rPr>
        <w:t xml:space="preserve">(the equal highest number for a single country in that decade), </w:t>
      </w:r>
      <w:r w:rsidR="0FBD23F4" w:rsidRPr="21A048A5">
        <w:rPr>
          <w:rFonts w:ascii="Times New Roman" w:hAnsi="Times New Roman" w:cs="Times New Roman"/>
        </w:rPr>
        <w:t>however none</w:t>
      </w:r>
      <w:r w:rsidR="30FD779A" w:rsidRPr="21A048A5">
        <w:rPr>
          <w:rFonts w:ascii="Times New Roman" w:hAnsi="Times New Roman" w:cs="Times New Roman"/>
        </w:rPr>
        <w:t xml:space="preserve"> were </w:t>
      </w:r>
      <w:r w:rsidR="00D4578C" w:rsidRPr="21A048A5">
        <w:rPr>
          <w:rFonts w:ascii="Times New Roman" w:hAnsi="Times New Roman" w:cs="Times New Roman"/>
        </w:rPr>
        <w:t xml:space="preserve">undertaken </w:t>
      </w:r>
      <w:r w:rsidR="74371B17" w:rsidRPr="21A048A5">
        <w:rPr>
          <w:rFonts w:ascii="Times New Roman" w:hAnsi="Times New Roman" w:cs="Times New Roman"/>
        </w:rPr>
        <w:t>in</w:t>
      </w:r>
      <w:r w:rsidR="30FD779A" w:rsidRPr="21A048A5">
        <w:rPr>
          <w:rFonts w:ascii="Times New Roman" w:hAnsi="Times New Roman" w:cs="Times New Roman"/>
        </w:rPr>
        <w:t xml:space="preserve"> 2014</w:t>
      </w:r>
      <w:r w:rsidR="00A24644" w:rsidRPr="21A048A5">
        <w:rPr>
          <w:rFonts w:ascii="Aptos Narrow" w:hAnsi="Aptos Narrow" w:cs="Times New Roman"/>
        </w:rPr>
        <w:t>–</w:t>
      </w:r>
      <w:r w:rsidR="00A24644" w:rsidRPr="21A048A5">
        <w:rPr>
          <w:rFonts w:ascii="Times New Roman" w:hAnsi="Times New Roman" w:cs="Times New Roman"/>
        </w:rPr>
        <w:t>20</w:t>
      </w:r>
      <w:r w:rsidR="30FD779A" w:rsidRPr="21A048A5">
        <w:rPr>
          <w:rFonts w:ascii="Times New Roman" w:hAnsi="Times New Roman" w:cs="Times New Roman"/>
        </w:rPr>
        <w:t>23</w:t>
      </w:r>
      <w:r w:rsidR="5A4E7C64" w:rsidRPr="21A048A5">
        <w:rPr>
          <w:rFonts w:ascii="Times New Roman" w:hAnsi="Times New Roman" w:cs="Times New Roman"/>
        </w:rPr>
        <w:t xml:space="preserve">; the disease burden in </w:t>
      </w:r>
      <w:r w:rsidR="71E8492D" w:rsidRPr="21A048A5">
        <w:rPr>
          <w:rFonts w:ascii="Times New Roman" w:hAnsi="Times New Roman" w:cs="Times New Roman"/>
        </w:rPr>
        <w:t xml:space="preserve">the two </w:t>
      </w:r>
      <w:r w:rsidR="5A4E7C64" w:rsidRPr="21A048A5">
        <w:rPr>
          <w:rFonts w:ascii="Times New Roman" w:hAnsi="Times New Roman" w:cs="Times New Roman"/>
        </w:rPr>
        <w:t>decades was 76 and 63</w:t>
      </w:r>
      <w:r w:rsidR="15CE8760" w:rsidRPr="21A048A5">
        <w:rPr>
          <w:rFonts w:ascii="Times New Roman" w:hAnsi="Times New Roman" w:cs="Times New Roman"/>
        </w:rPr>
        <w:t xml:space="preserve"> DALYs</w:t>
      </w:r>
      <w:r w:rsidR="5A4E7C64" w:rsidRPr="21A048A5">
        <w:rPr>
          <w:rFonts w:ascii="Times New Roman" w:hAnsi="Times New Roman" w:cs="Times New Roman"/>
        </w:rPr>
        <w:t xml:space="preserve"> per million population</w:t>
      </w:r>
      <w:r w:rsidR="30FD779A" w:rsidRPr="21A048A5">
        <w:rPr>
          <w:rFonts w:ascii="Times New Roman" w:hAnsi="Times New Roman" w:cs="Times New Roman"/>
        </w:rPr>
        <w:t xml:space="preserve">. </w:t>
      </w:r>
      <w:r w:rsidR="4047842F" w:rsidRPr="21A048A5">
        <w:rPr>
          <w:rFonts w:ascii="Times New Roman" w:hAnsi="Times New Roman" w:cs="Times New Roman"/>
        </w:rPr>
        <w:t>Four s</w:t>
      </w:r>
      <w:r w:rsidR="5A2C6282" w:rsidRPr="21A048A5">
        <w:rPr>
          <w:rFonts w:ascii="Times New Roman" w:hAnsi="Times New Roman" w:cs="Times New Roman"/>
        </w:rPr>
        <w:t>tu</w:t>
      </w:r>
      <w:r w:rsidR="747D1581" w:rsidRPr="21A048A5">
        <w:rPr>
          <w:rFonts w:ascii="Times New Roman" w:hAnsi="Times New Roman" w:cs="Times New Roman"/>
        </w:rPr>
        <w:t>d</w:t>
      </w:r>
      <w:r w:rsidR="5A2C6282" w:rsidRPr="21A048A5">
        <w:rPr>
          <w:rFonts w:ascii="Times New Roman" w:hAnsi="Times New Roman" w:cs="Times New Roman"/>
        </w:rPr>
        <w:t xml:space="preserve">ies </w:t>
      </w:r>
      <w:r w:rsidR="09582D04" w:rsidRPr="21A048A5">
        <w:rPr>
          <w:rFonts w:ascii="Times New Roman" w:hAnsi="Times New Roman" w:cs="Times New Roman"/>
        </w:rPr>
        <w:t xml:space="preserve">were registered </w:t>
      </w:r>
      <w:r w:rsidR="5A2C6282" w:rsidRPr="21A048A5">
        <w:rPr>
          <w:rFonts w:ascii="Times New Roman" w:hAnsi="Times New Roman" w:cs="Times New Roman"/>
        </w:rPr>
        <w:t xml:space="preserve">in Côte d’Ivoire </w:t>
      </w:r>
      <w:r w:rsidR="4FF6CD9F" w:rsidRPr="21A048A5">
        <w:rPr>
          <w:rFonts w:ascii="Times New Roman" w:hAnsi="Times New Roman" w:cs="Times New Roman"/>
        </w:rPr>
        <w:t xml:space="preserve">in </w:t>
      </w:r>
      <w:r w:rsidR="2EE0035E" w:rsidRPr="21A048A5">
        <w:rPr>
          <w:rFonts w:ascii="Times New Roman" w:hAnsi="Times New Roman" w:cs="Times New Roman"/>
        </w:rPr>
        <w:t>2004</w:t>
      </w:r>
      <w:r w:rsidR="00A24644" w:rsidRPr="21A048A5">
        <w:rPr>
          <w:rFonts w:ascii="Aptos Narrow" w:hAnsi="Aptos Narrow" w:cs="Times New Roman"/>
        </w:rPr>
        <w:t>–</w:t>
      </w:r>
      <w:r w:rsidR="00A24644" w:rsidRPr="21A048A5">
        <w:rPr>
          <w:rFonts w:ascii="Times New Roman" w:hAnsi="Times New Roman" w:cs="Times New Roman"/>
        </w:rPr>
        <w:t>20</w:t>
      </w:r>
      <w:r w:rsidR="2EE0035E" w:rsidRPr="21A048A5">
        <w:rPr>
          <w:rFonts w:ascii="Times New Roman" w:hAnsi="Times New Roman" w:cs="Times New Roman"/>
        </w:rPr>
        <w:t>13</w:t>
      </w:r>
      <w:r w:rsidR="4A9A3D6D" w:rsidRPr="21A048A5">
        <w:rPr>
          <w:rFonts w:ascii="Times New Roman" w:hAnsi="Times New Roman" w:cs="Times New Roman"/>
        </w:rPr>
        <w:t xml:space="preserve">, followed by </w:t>
      </w:r>
      <w:r w:rsidR="5A2C6282" w:rsidRPr="21A048A5">
        <w:rPr>
          <w:rFonts w:ascii="Times New Roman" w:hAnsi="Times New Roman" w:cs="Times New Roman"/>
        </w:rPr>
        <w:t xml:space="preserve">9 </w:t>
      </w:r>
      <w:r w:rsidR="42DAC017" w:rsidRPr="21A048A5">
        <w:rPr>
          <w:rFonts w:ascii="Times New Roman" w:hAnsi="Times New Roman" w:cs="Times New Roman"/>
        </w:rPr>
        <w:t xml:space="preserve">studies </w:t>
      </w:r>
      <w:r w:rsidR="332ED943" w:rsidRPr="21A048A5">
        <w:rPr>
          <w:rFonts w:ascii="Times New Roman" w:hAnsi="Times New Roman" w:cs="Times New Roman"/>
        </w:rPr>
        <w:t>in</w:t>
      </w:r>
      <w:r w:rsidR="6BC61C5F" w:rsidRPr="21A048A5">
        <w:rPr>
          <w:rFonts w:ascii="Times New Roman" w:hAnsi="Times New Roman" w:cs="Times New Roman"/>
        </w:rPr>
        <w:t xml:space="preserve"> 2014</w:t>
      </w:r>
      <w:r w:rsidR="00A24644" w:rsidRPr="21A048A5">
        <w:rPr>
          <w:rFonts w:ascii="Aptos Narrow" w:hAnsi="Aptos Narrow" w:cs="Times New Roman"/>
        </w:rPr>
        <w:t>–</w:t>
      </w:r>
      <w:r w:rsidR="00A24644" w:rsidRPr="21A048A5">
        <w:rPr>
          <w:rFonts w:ascii="Times New Roman" w:hAnsi="Times New Roman" w:cs="Times New Roman"/>
        </w:rPr>
        <w:t>20</w:t>
      </w:r>
      <w:r w:rsidR="6BC61C5F" w:rsidRPr="21A048A5">
        <w:rPr>
          <w:rFonts w:ascii="Times New Roman" w:hAnsi="Times New Roman" w:cs="Times New Roman"/>
        </w:rPr>
        <w:t>23</w:t>
      </w:r>
      <w:r w:rsidR="5A2C6282" w:rsidRPr="21A048A5">
        <w:rPr>
          <w:rFonts w:ascii="Times New Roman" w:hAnsi="Times New Roman" w:cs="Times New Roman"/>
        </w:rPr>
        <w:t>, while burden decrease</w:t>
      </w:r>
      <w:r w:rsidR="44F7BD10" w:rsidRPr="21A048A5">
        <w:rPr>
          <w:rFonts w:ascii="Times New Roman" w:hAnsi="Times New Roman" w:cs="Times New Roman"/>
        </w:rPr>
        <w:t>d</w:t>
      </w:r>
      <w:r w:rsidR="5A2C6282" w:rsidRPr="21A048A5">
        <w:rPr>
          <w:rFonts w:ascii="Times New Roman" w:hAnsi="Times New Roman" w:cs="Times New Roman"/>
        </w:rPr>
        <w:t xml:space="preserve"> 45%</w:t>
      </w:r>
      <w:r w:rsidR="00A24644" w:rsidRPr="21A048A5">
        <w:rPr>
          <w:rFonts w:ascii="Times New Roman" w:hAnsi="Times New Roman" w:cs="Times New Roman"/>
        </w:rPr>
        <w:t>,</w:t>
      </w:r>
      <w:r w:rsidR="290A4D87" w:rsidRPr="21A048A5">
        <w:rPr>
          <w:rFonts w:ascii="Times New Roman" w:hAnsi="Times New Roman" w:cs="Times New Roman"/>
        </w:rPr>
        <w:t xml:space="preserve"> </w:t>
      </w:r>
      <w:r w:rsidR="00A24644" w:rsidRPr="21A048A5">
        <w:rPr>
          <w:rFonts w:ascii="Times New Roman" w:hAnsi="Times New Roman" w:cs="Times New Roman"/>
        </w:rPr>
        <w:t xml:space="preserve">with </w:t>
      </w:r>
      <w:r w:rsidR="290A4D87" w:rsidRPr="21A048A5">
        <w:rPr>
          <w:rFonts w:ascii="Times New Roman" w:hAnsi="Times New Roman" w:cs="Times New Roman"/>
        </w:rPr>
        <w:t xml:space="preserve">mean annual DALYs </w:t>
      </w:r>
      <w:r w:rsidR="00A24644" w:rsidRPr="21A048A5">
        <w:rPr>
          <w:rFonts w:ascii="Times New Roman" w:hAnsi="Times New Roman" w:cs="Times New Roman"/>
        </w:rPr>
        <w:t xml:space="preserve">falling from </w:t>
      </w:r>
      <w:r w:rsidR="290A4D87" w:rsidRPr="21A048A5">
        <w:rPr>
          <w:rFonts w:ascii="Times New Roman" w:hAnsi="Times New Roman" w:cs="Times New Roman"/>
        </w:rPr>
        <w:t xml:space="preserve">2414 </w:t>
      </w:r>
      <w:r w:rsidR="106711AC" w:rsidRPr="21A048A5">
        <w:rPr>
          <w:rFonts w:ascii="Times New Roman" w:hAnsi="Times New Roman" w:cs="Times New Roman"/>
        </w:rPr>
        <w:t>to 1327</w:t>
      </w:r>
      <w:r w:rsidR="290A4D87" w:rsidRPr="21A048A5">
        <w:rPr>
          <w:rFonts w:ascii="Times New Roman" w:hAnsi="Times New Roman" w:cs="Times New Roman"/>
        </w:rPr>
        <w:t xml:space="preserve"> per millio</w:t>
      </w:r>
      <w:r w:rsidR="107372BA" w:rsidRPr="21A048A5">
        <w:rPr>
          <w:rFonts w:ascii="Times New Roman" w:hAnsi="Times New Roman" w:cs="Times New Roman"/>
        </w:rPr>
        <w:t>n</w:t>
      </w:r>
      <w:r w:rsidR="35386301" w:rsidRPr="21A048A5">
        <w:rPr>
          <w:rFonts w:ascii="Times New Roman" w:hAnsi="Times New Roman" w:cs="Times New Roman"/>
        </w:rPr>
        <w:t>.</w:t>
      </w:r>
      <w:r w:rsidR="517F4C37" w:rsidRPr="21A048A5">
        <w:rPr>
          <w:rFonts w:ascii="Times New Roman" w:hAnsi="Times New Roman" w:cs="Times New Roman"/>
        </w:rPr>
        <w:t xml:space="preserve"> Senegal </w:t>
      </w:r>
      <w:r w:rsidR="0110AB3F" w:rsidRPr="21A048A5">
        <w:rPr>
          <w:rFonts w:ascii="Times New Roman" w:hAnsi="Times New Roman" w:cs="Times New Roman"/>
        </w:rPr>
        <w:t>(2 to 6</w:t>
      </w:r>
      <w:r w:rsidR="7728594C" w:rsidRPr="21A048A5">
        <w:rPr>
          <w:rFonts w:ascii="Times New Roman" w:hAnsi="Times New Roman" w:cs="Times New Roman"/>
        </w:rPr>
        <w:t xml:space="preserve"> studies</w:t>
      </w:r>
      <w:r w:rsidR="30D29D36" w:rsidRPr="21A048A5">
        <w:rPr>
          <w:rFonts w:ascii="Times New Roman" w:hAnsi="Times New Roman" w:cs="Times New Roman"/>
        </w:rPr>
        <w:t>, 51% decrease in burden</w:t>
      </w:r>
      <w:r w:rsidR="0110AB3F" w:rsidRPr="21A048A5">
        <w:rPr>
          <w:rFonts w:ascii="Times New Roman" w:hAnsi="Times New Roman" w:cs="Times New Roman"/>
        </w:rPr>
        <w:t xml:space="preserve">) </w:t>
      </w:r>
      <w:r w:rsidR="517F4C37" w:rsidRPr="21A048A5">
        <w:rPr>
          <w:rFonts w:ascii="Times New Roman" w:hAnsi="Times New Roman" w:cs="Times New Roman"/>
        </w:rPr>
        <w:t>and the Netherlands</w:t>
      </w:r>
      <w:r w:rsidR="6DC72981" w:rsidRPr="21A048A5">
        <w:rPr>
          <w:rFonts w:ascii="Times New Roman" w:hAnsi="Times New Roman" w:cs="Times New Roman"/>
        </w:rPr>
        <w:t xml:space="preserve"> (0 to 4</w:t>
      </w:r>
      <w:r w:rsidR="767B3D15" w:rsidRPr="21A048A5">
        <w:rPr>
          <w:rFonts w:ascii="Times New Roman" w:hAnsi="Times New Roman" w:cs="Times New Roman"/>
        </w:rPr>
        <w:t xml:space="preserve"> studies</w:t>
      </w:r>
      <w:r w:rsidR="6F5EA3F5" w:rsidRPr="21A048A5">
        <w:rPr>
          <w:rFonts w:ascii="Times New Roman" w:hAnsi="Times New Roman" w:cs="Times New Roman"/>
        </w:rPr>
        <w:t xml:space="preserve">, no </w:t>
      </w:r>
      <w:r w:rsidR="22FF6400" w:rsidRPr="21A048A5">
        <w:rPr>
          <w:rFonts w:ascii="Times New Roman" w:hAnsi="Times New Roman" w:cs="Times New Roman"/>
        </w:rPr>
        <w:t xml:space="preserve">burden) </w:t>
      </w:r>
      <w:r w:rsidR="00A24644" w:rsidRPr="21A048A5">
        <w:rPr>
          <w:rFonts w:ascii="Times New Roman" w:hAnsi="Times New Roman" w:cs="Times New Roman"/>
        </w:rPr>
        <w:t>also recorded</w:t>
      </w:r>
      <w:r w:rsidR="517F4C37" w:rsidRPr="21A048A5">
        <w:rPr>
          <w:rFonts w:ascii="Times New Roman" w:hAnsi="Times New Roman" w:cs="Times New Roman"/>
        </w:rPr>
        <w:t xml:space="preserve"> an increase of studies</w:t>
      </w:r>
      <w:r w:rsidR="00A24644" w:rsidRPr="21A048A5">
        <w:rPr>
          <w:rFonts w:ascii="Times New Roman" w:hAnsi="Times New Roman" w:cs="Times New Roman"/>
        </w:rPr>
        <w:t xml:space="preserve"> between the two decades</w:t>
      </w:r>
      <w:r w:rsidR="1AB051C4" w:rsidRPr="21A048A5">
        <w:rPr>
          <w:rFonts w:ascii="Times New Roman" w:hAnsi="Times New Roman" w:cs="Times New Roman"/>
        </w:rPr>
        <w:t>.</w:t>
      </w:r>
    </w:p>
    <w:p w14:paraId="539F1A2E" w14:textId="24E533DB" w:rsidR="00345864" w:rsidRPr="00BE2FA1" w:rsidRDefault="4E1537C0" w:rsidP="25D893A2">
      <w:pPr>
        <w:tabs>
          <w:tab w:val="left" w:pos="3407"/>
        </w:tabs>
        <w:ind w:firstLine="0"/>
        <w:jc w:val="left"/>
        <w:rPr>
          <w:rFonts w:ascii="Times New Roman" w:hAnsi="Times New Roman" w:cs="Times New Roman"/>
          <w:b/>
          <w:bCs/>
          <w:sz w:val="24"/>
          <w:szCs w:val="24"/>
        </w:rPr>
      </w:pPr>
      <w:r w:rsidRPr="19194A17">
        <w:rPr>
          <w:rFonts w:ascii="Times New Roman" w:hAnsi="Times New Roman" w:cs="Times New Roman"/>
          <w:b/>
          <w:bCs/>
          <w:sz w:val="24"/>
          <w:szCs w:val="24"/>
        </w:rPr>
        <w:t>Soil-transmitted helminthiases (</w:t>
      </w:r>
      <w:r w:rsidR="04A54DB9" w:rsidRPr="19194A17">
        <w:rPr>
          <w:rFonts w:ascii="Times New Roman" w:hAnsi="Times New Roman" w:cs="Times New Roman"/>
          <w:b/>
          <w:bCs/>
          <w:sz w:val="24"/>
          <w:szCs w:val="24"/>
        </w:rPr>
        <w:t xml:space="preserve">STH) </w:t>
      </w:r>
    </w:p>
    <w:p w14:paraId="39E14E68" w14:textId="2CC47497" w:rsidR="560ED109" w:rsidRDefault="766BD304" w:rsidP="19194A17">
      <w:pPr>
        <w:rPr>
          <w:rFonts w:ascii="Times New Roman" w:hAnsi="Times New Roman" w:cs="Times New Roman"/>
        </w:rPr>
      </w:pPr>
      <w:r w:rsidRPr="21A048A5">
        <w:rPr>
          <w:rFonts w:ascii="Times New Roman" w:hAnsi="Times New Roman" w:cs="Times New Roman"/>
        </w:rPr>
        <w:t xml:space="preserve">48 studies assessed STH with a </w:t>
      </w:r>
      <w:r w:rsidR="00A24644" w:rsidRPr="21A048A5">
        <w:rPr>
          <w:rFonts w:ascii="Times New Roman" w:hAnsi="Times New Roman" w:cs="Times New Roman"/>
        </w:rPr>
        <w:t xml:space="preserve">combined </w:t>
      </w:r>
      <w:r w:rsidRPr="21A048A5">
        <w:rPr>
          <w:rFonts w:ascii="Times New Roman" w:hAnsi="Times New Roman" w:cs="Times New Roman"/>
        </w:rPr>
        <w:t>target participant size of 165,869</w:t>
      </w:r>
      <w:r w:rsidR="33E9014B" w:rsidRPr="21A048A5">
        <w:rPr>
          <w:rFonts w:ascii="Times New Roman" w:hAnsi="Times New Roman" w:cs="Times New Roman"/>
        </w:rPr>
        <w:t xml:space="preserve"> (median 1,194, IQR: </w:t>
      </w:r>
      <w:r w:rsidRPr="21A048A5">
        <w:rPr>
          <w:rFonts w:ascii="Times New Roman" w:hAnsi="Times New Roman" w:cs="Times New Roman"/>
        </w:rPr>
        <w:t>390</w:t>
      </w:r>
      <w:r w:rsidR="00A24644" w:rsidRPr="21A048A5">
        <w:rPr>
          <w:rFonts w:ascii="Aptos Narrow" w:hAnsi="Aptos Narrow" w:cs="Times New Roman"/>
        </w:rPr>
        <w:t>–</w:t>
      </w:r>
      <w:r w:rsidRPr="21A048A5">
        <w:rPr>
          <w:rFonts w:ascii="Times New Roman" w:hAnsi="Times New Roman" w:cs="Times New Roman"/>
        </w:rPr>
        <w:t>3,22</w:t>
      </w:r>
      <w:r w:rsidR="1EFBB3B5" w:rsidRPr="21A048A5">
        <w:rPr>
          <w:rFonts w:ascii="Times New Roman" w:hAnsi="Times New Roman" w:cs="Times New Roman"/>
        </w:rPr>
        <w:t>5</w:t>
      </w:r>
      <w:r w:rsidR="5CAA9896" w:rsidRPr="21A048A5">
        <w:rPr>
          <w:rFonts w:ascii="Times New Roman" w:hAnsi="Times New Roman" w:cs="Times New Roman"/>
        </w:rPr>
        <w:t>)</w:t>
      </w:r>
      <w:r w:rsidRPr="21A048A5">
        <w:rPr>
          <w:rFonts w:ascii="Times New Roman" w:hAnsi="Times New Roman" w:cs="Times New Roman"/>
        </w:rPr>
        <w:t>.</w:t>
      </w:r>
      <w:r w:rsidR="7619E520" w:rsidRPr="21A048A5">
        <w:rPr>
          <w:rFonts w:ascii="Times New Roman" w:hAnsi="Times New Roman" w:cs="Times New Roman"/>
        </w:rPr>
        <w:t xml:space="preserve"> The United Republic of Tanzania (</w:t>
      </w:r>
      <w:r w:rsidR="7619E520" w:rsidRPr="21A048A5">
        <w:rPr>
          <w:rFonts w:ascii="Times New Roman" w:hAnsi="Times New Roman" w:cs="Times New Roman"/>
          <w:i/>
          <w:iCs/>
        </w:rPr>
        <w:t>n</w:t>
      </w:r>
      <w:r w:rsidR="7619E520" w:rsidRPr="21A048A5">
        <w:rPr>
          <w:rFonts w:ascii="Times New Roman" w:hAnsi="Times New Roman" w:cs="Times New Roman"/>
        </w:rPr>
        <w:t xml:space="preserve">=9, 19%), China </w:t>
      </w:r>
      <w:r w:rsidR="6544DE00" w:rsidRPr="21A048A5">
        <w:rPr>
          <w:rFonts w:ascii="Times New Roman" w:hAnsi="Times New Roman" w:cs="Times New Roman"/>
        </w:rPr>
        <w:t>(</w:t>
      </w:r>
      <w:r w:rsidR="6544DE00" w:rsidRPr="21A048A5">
        <w:rPr>
          <w:rFonts w:ascii="Times New Roman" w:hAnsi="Times New Roman" w:cs="Times New Roman"/>
          <w:i/>
          <w:iCs/>
        </w:rPr>
        <w:t>n</w:t>
      </w:r>
      <w:r w:rsidR="6544DE00" w:rsidRPr="21A048A5">
        <w:rPr>
          <w:rFonts w:ascii="Times New Roman" w:hAnsi="Times New Roman" w:cs="Times New Roman"/>
        </w:rPr>
        <w:t xml:space="preserve">=5, </w:t>
      </w:r>
      <w:r w:rsidR="2D40BD1C" w:rsidRPr="21A048A5">
        <w:rPr>
          <w:rFonts w:ascii="Times New Roman" w:hAnsi="Times New Roman" w:cs="Times New Roman"/>
        </w:rPr>
        <w:t>10</w:t>
      </w:r>
      <w:r w:rsidR="6544DE00" w:rsidRPr="21A048A5">
        <w:rPr>
          <w:rFonts w:ascii="Times New Roman" w:hAnsi="Times New Roman" w:cs="Times New Roman"/>
        </w:rPr>
        <w:t xml:space="preserve">%) </w:t>
      </w:r>
      <w:r w:rsidR="7619E520" w:rsidRPr="21A048A5">
        <w:rPr>
          <w:rFonts w:ascii="Times New Roman" w:hAnsi="Times New Roman" w:cs="Times New Roman"/>
        </w:rPr>
        <w:t>and Lao</w:t>
      </w:r>
      <w:r w:rsidR="005459E2" w:rsidRPr="21A048A5">
        <w:rPr>
          <w:rFonts w:ascii="Times New Roman" w:hAnsi="Times New Roman" w:cs="Times New Roman"/>
        </w:rPr>
        <w:t xml:space="preserve"> People’s Democratic Republic</w:t>
      </w:r>
      <w:r w:rsidR="7619E520" w:rsidRPr="21A048A5">
        <w:rPr>
          <w:rFonts w:ascii="Times New Roman" w:hAnsi="Times New Roman" w:cs="Times New Roman"/>
        </w:rPr>
        <w:t xml:space="preserve"> </w:t>
      </w:r>
      <w:r w:rsidR="003C1D5A" w:rsidRPr="21A048A5">
        <w:rPr>
          <w:rFonts w:ascii="Times New Roman" w:hAnsi="Times New Roman" w:cs="Times New Roman"/>
        </w:rPr>
        <w:t xml:space="preserve">(PDR) </w:t>
      </w:r>
      <w:r w:rsidR="7619E520" w:rsidRPr="21A048A5">
        <w:rPr>
          <w:rFonts w:ascii="Times New Roman" w:hAnsi="Times New Roman" w:cs="Times New Roman"/>
        </w:rPr>
        <w:t>(</w:t>
      </w:r>
      <w:r w:rsidR="7619E520" w:rsidRPr="21A048A5">
        <w:rPr>
          <w:rFonts w:ascii="Times New Roman" w:hAnsi="Times New Roman" w:cs="Times New Roman"/>
          <w:i/>
          <w:iCs/>
        </w:rPr>
        <w:t>n</w:t>
      </w:r>
      <w:r w:rsidR="7619E520" w:rsidRPr="21A048A5">
        <w:rPr>
          <w:rFonts w:ascii="Times New Roman" w:hAnsi="Times New Roman" w:cs="Times New Roman"/>
        </w:rPr>
        <w:t>=5, 10%)</w:t>
      </w:r>
      <w:r w:rsidR="1666292A" w:rsidRPr="21A048A5">
        <w:rPr>
          <w:rFonts w:ascii="Times New Roman" w:hAnsi="Times New Roman" w:cs="Times New Roman"/>
        </w:rPr>
        <w:t xml:space="preserve"> had the most studies </w:t>
      </w:r>
      <w:r w:rsidR="009B56E8" w:rsidRPr="21A048A5">
        <w:rPr>
          <w:rFonts w:ascii="Times New Roman" w:hAnsi="Times New Roman" w:cs="Times New Roman"/>
        </w:rPr>
        <w:t>during</w:t>
      </w:r>
      <w:r w:rsidR="00A24644" w:rsidRPr="21A048A5">
        <w:rPr>
          <w:rFonts w:ascii="Times New Roman" w:hAnsi="Times New Roman" w:cs="Times New Roman"/>
        </w:rPr>
        <w:t xml:space="preserve"> </w:t>
      </w:r>
      <w:r w:rsidR="1666292A" w:rsidRPr="21A048A5">
        <w:rPr>
          <w:rFonts w:ascii="Times New Roman" w:hAnsi="Times New Roman" w:cs="Times New Roman"/>
        </w:rPr>
        <w:t>1999</w:t>
      </w:r>
      <w:r w:rsidR="00A24644" w:rsidRPr="21A048A5">
        <w:rPr>
          <w:rFonts w:ascii="Aptos Narrow" w:hAnsi="Aptos Narrow" w:cs="Times New Roman"/>
        </w:rPr>
        <w:t>–</w:t>
      </w:r>
      <w:r w:rsidR="1666292A" w:rsidRPr="21A048A5">
        <w:rPr>
          <w:rFonts w:ascii="Times New Roman" w:hAnsi="Times New Roman" w:cs="Times New Roman"/>
        </w:rPr>
        <w:t>2023</w:t>
      </w:r>
      <w:r w:rsidR="0D49F3DB" w:rsidRPr="21A048A5">
        <w:rPr>
          <w:rFonts w:ascii="Times New Roman" w:hAnsi="Times New Roman" w:cs="Times New Roman"/>
        </w:rPr>
        <w:t xml:space="preserve">, with a mean annual DALY burden </w:t>
      </w:r>
      <w:r w:rsidR="6E2B81C3" w:rsidRPr="21A048A5">
        <w:rPr>
          <w:rFonts w:ascii="Times New Roman" w:hAnsi="Times New Roman" w:cs="Times New Roman"/>
        </w:rPr>
        <w:t>between 64 and 1</w:t>
      </w:r>
      <w:r w:rsidR="47CE54D5" w:rsidRPr="21A048A5">
        <w:rPr>
          <w:rFonts w:ascii="Times New Roman" w:hAnsi="Times New Roman" w:cs="Times New Roman"/>
        </w:rPr>
        <w:t>,</w:t>
      </w:r>
      <w:r w:rsidR="6E2B81C3" w:rsidRPr="21A048A5">
        <w:rPr>
          <w:rFonts w:ascii="Times New Roman" w:hAnsi="Times New Roman" w:cs="Times New Roman"/>
        </w:rPr>
        <w:t>518 per million population</w:t>
      </w:r>
      <w:r w:rsidR="751CAB08" w:rsidRPr="21A048A5">
        <w:rPr>
          <w:rFonts w:ascii="Times New Roman" w:hAnsi="Times New Roman" w:cs="Times New Roman"/>
        </w:rPr>
        <w:t xml:space="preserve"> (Fig</w:t>
      </w:r>
      <w:del w:id="27" w:author="Kannan.RK" w:date="2026-05-06T13:49:00Z">
        <w:r w:rsidR="751CAB08" w:rsidRPr="21A048A5" w:rsidDel="00373766">
          <w:rPr>
            <w:rFonts w:ascii="Times New Roman" w:hAnsi="Times New Roman" w:cs="Times New Roman"/>
          </w:rPr>
          <w:delText>ure</w:delText>
        </w:r>
      </w:del>
      <w:r w:rsidR="751CAB08" w:rsidRPr="21A048A5">
        <w:rPr>
          <w:rFonts w:ascii="Times New Roman" w:hAnsi="Times New Roman" w:cs="Times New Roman"/>
        </w:rPr>
        <w:t xml:space="preserve"> 7)</w:t>
      </w:r>
      <w:r w:rsidR="6E2B81C3" w:rsidRPr="21A048A5">
        <w:rPr>
          <w:rFonts w:ascii="Times New Roman" w:hAnsi="Times New Roman" w:cs="Times New Roman"/>
        </w:rPr>
        <w:t>.</w:t>
      </w:r>
      <w:r w:rsidR="1496967F" w:rsidRPr="21A048A5">
        <w:rPr>
          <w:rFonts w:ascii="Times New Roman" w:hAnsi="Times New Roman" w:cs="Times New Roman"/>
        </w:rPr>
        <w:t xml:space="preserve"> </w:t>
      </w:r>
      <w:r w:rsidR="213772A4" w:rsidRPr="21A048A5">
        <w:rPr>
          <w:rFonts w:ascii="Times New Roman" w:hAnsi="Times New Roman" w:cs="Times New Roman"/>
        </w:rPr>
        <w:t>Conversely, 8 countries ha</w:t>
      </w:r>
      <w:r w:rsidR="00A24644" w:rsidRPr="21A048A5">
        <w:rPr>
          <w:rFonts w:ascii="Times New Roman" w:hAnsi="Times New Roman" w:cs="Times New Roman"/>
        </w:rPr>
        <w:t>d</w:t>
      </w:r>
      <w:r w:rsidR="213772A4" w:rsidRPr="21A048A5">
        <w:rPr>
          <w:rFonts w:ascii="Times New Roman" w:hAnsi="Times New Roman" w:cs="Times New Roman"/>
        </w:rPr>
        <w:t xml:space="preserve"> a greater mean annual DALY per million </w:t>
      </w:r>
      <w:r w:rsidR="3020B8E1" w:rsidRPr="21A048A5">
        <w:rPr>
          <w:rFonts w:ascii="Times New Roman" w:hAnsi="Times New Roman" w:cs="Times New Roman"/>
        </w:rPr>
        <w:t>(range: 1</w:t>
      </w:r>
      <w:r w:rsidR="1035966F" w:rsidRPr="21A048A5">
        <w:rPr>
          <w:rFonts w:ascii="Times New Roman" w:hAnsi="Times New Roman" w:cs="Times New Roman"/>
        </w:rPr>
        <w:t>5</w:t>
      </w:r>
      <w:r w:rsidR="3020B8E1" w:rsidRPr="21A048A5">
        <w:rPr>
          <w:rFonts w:ascii="Times New Roman" w:hAnsi="Times New Roman" w:cs="Times New Roman"/>
        </w:rPr>
        <w:t>51</w:t>
      </w:r>
      <w:r w:rsidR="00A24644" w:rsidRPr="21A048A5">
        <w:rPr>
          <w:rFonts w:ascii="Aptos Narrow" w:hAnsi="Aptos Narrow" w:cs="Times New Roman"/>
        </w:rPr>
        <w:t>–</w:t>
      </w:r>
      <w:r w:rsidR="3020B8E1" w:rsidRPr="21A048A5">
        <w:rPr>
          <w:rFonts w:ascii="Times New Roman" w:hAnsi="Times New Roman" w:cs="Times New Roman"/>
        </w:rPr>
        <w:t xml:space="preserve">3423) </w:t>
      </w:r>
      <w:r w:rsidR="213772A4" w:rsidRPr="21A048A5">
        <w:rPr>
          <w:rFonts w:ascii="Times New Roman" w:hAnsi="Times New Roman" w:cs="Times New Roman"/>
        </w:rPr>
        <w:t xml:space="preserve">than the United Republic of </w:t>
      </w:r>
      <w:r w:rsidR="5AE73BD6" w:rsidRPr="21A048A5">
        <w:rPr>
          <w:rFonts w:ascii="Times New Roman" w:hAnsi="Times New Roman" w:cs="Times New Roman"/>
        </w:rPr>
        <w:t>Tanzania yet</w:t>
      </w:r>
      <w:r w:rsidR="213772A4" w:rsidRPr="21A048A5">
        <w:rPr>
          <w:rFonts w:ascii="Times New Roman" w:hAnsi="Times New Roman" w:cs="Times New Roman"/>
        </w:rPr>
        <w:t xml:space="preserve"> </w:t>
      </w:r>
      <w:r w:rsidR="00A24644" w:rsidRPr="21A048A5">
        <w:rPr>
          <w:rFonts w:ascii="Times New Roman" w:hAnsi="Times New Roman" w:cs="Times New Roman"/>
        </w:rPr>
        <w:t xml:space="preserve">were collectively </w:t>
      </w:r>
      <w:r w:rsidR="59FAADC7" w:rsidRPr="21A048A5">
        <w:rPr>
          <w:rFonts w:ascii="Times New Roman" w:hAnsi="Times New Roman" w:cs="Times New Roman"/>
        </w:rPr>
        <w:t xml:space="preserve">involved in </w:t>
      </w:r>
      <w:r w:rsidR="00A24644" w:rsidRPr="21A048A5">
        <w:rPr>
          <w:rFonts w:ascii="Times New Roman" w:hAnsi="Times New Roman" w:cs="Times New Roman"/>
        </w:rPr>
        <w:t xml:space="preserve">only </w:t>
      </w:r>
      <w:r w:rsidR="59FAADC7" w:rsidRPr="21A048A5">
        <w:rPr>
          <w:rFonts w:ascii="Times New Roman" w:hAnsi="Times New Roman" w:cs="Times New Roman"/>
        </w:rPr>
        <w:t>two studies.</w:t>
      </w:r>
      <w:r w:rsidR="6325B735" w:rsidRPr="21A048A5">
        <w:rPr>
          <w:rFonts w:ascii="Times New Roman" w:hAnsi="Times New Roman" w:cs="Times New Roman"/>
        </w:rPr>
        <w:t xml:space="preserve"> </w:t>
      </w:r>
      <w:r w:rsidR="6FB1B3D6" w:rsidRPr="21A048A5">
        <w:rPr>
          <w:rFonts w:ascii="Times New Roman" w:hAnsi="Times New Roman" w:cs="Times New Roman"/>
        </w:rPr>
        <w:t>The Netherlands (</w:t>
      </w:r>
      <w:r w:rsidR="6FB1B3D6" w:rsidRPr="21A048A5">
        <w:rPr>
          <w:rFonts w:ascii="Times New Roman" w:hAnsi="Times New Roman" w:cs="Times New Roman"/>
          <w:i/>
          <w:iCs/>
        </w:rPr>
        <w:t>n</w:t>
      </w:r>
      <w:r w:rsidR="6FB1B3D6" w:rsidRPr="21A048A5">
        <w:rPr>
          <w:rFonts w:ascii="Times New Roman" w:hAnsi="Times New Roman" w:cs="Times New Roman"/>
        </w:rPr>
        <w:t xml:space="preserve">=3), </w:t>
      </w:r>
      <w:r w:rsidR="1D23CED2" w:rsidRPr="21A048A5">
        <w:rPr>
          <w:rFonts w:ascii="Times New Roman" w:hAnsi="Times New Roman" w:cs="Times New Roman"/>
        </w:rPr>
        <w:t>Switzerland (</w:t>
      </w:r>
      <w:r w:rsidR="1D23CED2" w:rsidRPr="21A048A5">
        <w:rPr>
          <w:rFonts w:ascii="Times New Roman" w:hAnsi="Times New Roman" w:cs="Times New Roman"/>
          <w:i/>
          <w:iCs/>
        </w:rPr>
        <w:t>n</w:t>
      </w:r>
      <w:r w:rsidR="1D23CED2" w:rsidRPr="21A048A5">
        <w:rPr>
          <w:rFonts w:ascii="Times New Roman" w:hAnsi="Times New Roman" w:cs="Times New Roman"/>
        </w:rPr>
        <w:t>=2), UK (</w:t>
      </w:r>
      <w:r w:rsidR="1D23CED2" w:rsidRPr="21A048A5">
        <w:rPr>
          <w:rFonts w:ascii="Times New Roman" w:hAnsi="Times New Roman" w:cs="Times New Roman"/>
          <w:i/>
          <w:iCs/>
        </w:rPr>
        <w:t>n</w:t>
      </w:r>
      <w:r w:rsidR="1D23CED2" w:rsidRPr="21A048A5">
        <w:rPr>
          <w:rFonts w:ascii="Times New Roman" w:hAnsi="Times New Roman" w:cs="Times New Roman"/>
        </w:rPr>
        <w:t>=1) and Australia (</w:t>
      </w:r>
      <w:r w:rsidR="1D23CED2" w:rsidRPr="21A048A5">
        <w:rPr>
          <w:rFonts w:ascii="Times New Roman" w:hAnsi="Times New Roman" w:cs="Times New Roman"/>
          <w:i/>
          <w:iCs/>
        </w:rPr>
        <w:t>n</w:t>
      </w:r>
      <w:r w:rsidR="1D23CED2" w:rsidRPr="21A048A5">
        <w:rPr>
          <w:rFonts w:ascii="Times New Roman" w:hAnsi="Times New Roman" w:cs="Times New Roman"/>
        </w:rPr>
        <w:t>=1)</w:t>
      </w:r>
      <w:r w:rsidR="00A24644" w:rsidRPr="21A048A5">
        <w:rPr>
          <w:rFonts w:ascii="Times New Roman" w:hAnsi="Times New Roman" w:cs="Times New Roman"/>
        </w:rPr>
        <w:t xml:space="preserve"> were </w:t>
      </w:r>
      <w:r w:rsidR="00FB6FEF" w:rsidRPr="21A048A5">
        <w:rPr>
          <w:rFonts w:ascii="Times New Roman" w:hAnsi="Times New Roman" w:cs="Times New Roman"/>
        </w:rPr>
        <w:t>involved in studies but</w:t>
      </w:r>
      <w:r w:rsidR="00A24644" w:rsidRPr="21A048A5">
        <w:rPr>
          <w:rFonts w:ascii="Times New Roman" w:hAnsi="Times New Roman" w:cs="Times New Roman"/>
        </w:rPr>
        <w:t xml:space="preserve"> considered to be STH-burden-free</w:t>
      </w:r>
      <w:r w:rsidR="1D23CED2" w:rsidRPr="21A048A5">
        <w:rPr>
          <w:rFonts w:ascii="Times New Roman" w:hAnsi="Times New Roman" w:cs="Times New Roman"/>
        </w:rPr>
        <w:t>.</w:t>
      </w:r>
      <w:r w:rsidR="490369CA" w:rsidRPr="21A048A5">
        <w:rPr>
          <w:rFonts w:ascii="Times New Roman" w:hAnsi="Times New Roman" w:cs="Times New Roman"/>
        </w:rPr>
        <w:t xml:space="preserve"> </w:t>
      </w:r>
    </w:p>
    <w:p w14:paraId="36F3A80F" w14:textId="305A8FDB" w:rsidR="00153E7E" w:rsidRDefault="00153E7E" w:rsidP="00153E7E">
      <w:pPr>
        <w:ind w:firstLine="0"/>
        <w:jc w:val="center"/>
      </w:pPr>
    </w:p>
    <w:p w14:paraId="3C831AC5" w14:textId="77777777" w:rsidR="00153E7E" w:rsidRDefault="00153E7E" w:rsidP="00153E7E">
      <w:pPr>
        <w:ind w:firstLine="0"/>
        <w:rPr>
          <w:rFonts w:eastAsiaTheme="minorEastAsia"/>
        </w:rPr>
      </w:pPr>
      <w:r w:rsidRPr="2A68BECE">
        <w:rPr>
          <w:rFonts w:ascii="Times New Roman" w:hAnsi="Times New Roman" w:cs="Times New Roman"/>
          <w:b/>
          <w:bCs/>
        </w:rPr>
        <w:t>Fig</w:t>
      </w:r>
      <w:del w:id="28" w:author="Kannan.RK" w:date="2026-05-06T13:49:00Z">
        <w:r w:rsidRPr="2A68BECE" w:rsidDel="00373766">
          <w:rPr>
            <w:rFonts w:ascii="Times New Roman" w:hAnsi="Times New Roman" w:cs="Times New Roman"/>
            <w:b/>
            <w:bCs/>
          </w:rPr>
          <w:delText>ure</w:delText>
        </w:r>
      </w:del>
      <w:r w:rsidRPr="2A68BECE">
        <w:rPr>
          <w:rFonts w:ascii="Times New Roman" w:hAnsi="Times New Roman" w:cs="Times New Roman"/>
          <w:b/>
          <w:bCs/>
        </w:rPr>
        <w:t xml:space="preserve"> 7:</w:t>
      </w:r>
      <w:r w:rsidRPr="2A68BECE">
        <w:rPr>
          <w:b/>
          <w:bCs/>
        </w:rPr>
        <w:t xml:space="preserve"> </w:t>
      </w:r>
      <w:r w:rsidRPr="2A68BECE">
        <w:rPr>
          <w:rFonts w:eastAsiaTheme="minorEastAsia"/>
          <w:b/>
          <w:bCs/>
        </w:rPr>
        <w:t xml:space="preserve">Registered soil-transmitted helminthiases studies in ICTRP and disease burden by country, split by decade. </w:t>
      </w:r>
      <w:r w:rsidRPr="2A68BECE">
        <w:rPr>
          <w:rFonts w:eastAsiaTheme="minorEastAsia"/>
        </w:rPr>
        <w:t>The length of the bar represents the number of studies registered in that country and decade in ICTRP. The size of the bubbles is proportional to the disease burden, represented as the mean annual DALYs per million population. The graph’s y axis has been truncated after 30 countries for clarity.</w:t>
      </w:r>
    </w:p>
    <w:p w14:paraId="5C688BF7" w14:textId="77777777" w:rsidR="00153E7E" w:rsidRDefault="00153E7E" w:rsidP="19194A17">
      <w:pPr>
        <w:rPr>
          <w:rFonts w:ascii="Times New Roman" w:hAnsi="Times New Roman" w:cs="Times New Roman"/>
        </w:rPr>
      </w:pPr>
    </w:p>
    <w:p w14:paraId="4CD35600" w14:textId="1DE4CE04" w:rsidR="460F045B" w:rsidRDefault="4E36B460" w:rsidP="3ABCC0A8">
      <w:pPr>
        <w:rPr>
          <w:rFonts w:ascii="Times New Roman" w:hAnsi="Times New Roman" w:cs="Times New Roman"/>
        </w:rPr>
      </w:pPr>
      <w:r w:rsidRPr="21A048A5">
        <w:rPr>
          <w:rFonts w:ascii="Times New Roman" w:hAnsi="Times New Roman" w:cs="Times New Roman"/>
        </w:rPr>
        <w:t>STH studies primarily assessed children (Fig</w:t>
      </w:r>
      <w:del w:id="29" w:author="Kannan.RK" w:date="2026-05-06T13:49:00Z">
        <w:r w:rsidRPr="21A048A5" w:rsidDel="00373766">
          <w:rPr>
            <w:rFonts w:ascii="Times New Roman" w:hAnsi="Times New Roman" w:cs="Times New Roman"/>
          </w:rPr>
          <w:delText>ure</w:delText>
        </w:r>
      </w:del>
      <w:r w:rsidRPr="21A048A5">
        <w:rPr>
          <w:rFonts w:ascii="Times New Roman" w:hAnsi="Times New Roman" w:cs="Times New Roman"/>
        </w:rPr>
        <w:t xml:space="preserve"> </w:t>
      </w:r>
      <w:r w:rsidR="7E42FC03" w:rsidRPr="21A048A5">
        <w:rPr>
          <w:rFonts w:ascii="Times New Roman" w:hAnsi="Times New Roman" w:cs="Times New Roman"/>
        </w:rPr>
        <w:t>5</w:t>
      </w:r>
      <w:r w:rsidRPr="21A048A5">
        <w:rPr>
          <w:rFonts w:ascii="Times New Roman" w:hAnsi="Times New Roman" w:cs="Times New Roman"/>
        </w:rPr>
        <w:t xml:space="preserve">), with </w:t>
      </w:r>
      <w:r w:rsidR="58D15797" w:rsidRPr="21A048A5">
        <w:rPr>
          <w:rFonts w:ascii="Times New Roman" w:hAnsi="Times New Roman" w:cs="Times New Roman"/>
        </w:rPr>
        <w:t xml:space="preserve">36 (75%) studies </w:t>
      </w:r>
      <w:r w:rsidR="6461FC94" w:rsidRPr="21A048A5">
        <w:rPr>
          <w:rFonts w:ascii="Times New Roman" w:hAnsi="Times New Roman" w:cs="Times New Roman"/>
        </w:rPr>
        <w:t>featuring</w:t>
      </w:r>
      <w:r w:rsidR="58D15797" w:rsidRPr="21A048A5">
        <w:rPr>
          <w:rFonts w:ascii="Times New Roman" w:hAnsi="Times New Roman" w:cs="Times New Roman"/>
        </w:rPr>
        <w:t xml:space="preserve"> minimum inclusion age</w:t>
      </w:r>
      <w:r w:rsidR="00FB6FEF" w:rsidRPr="21A048A5">
        <w:rPr>
          <w:rFonts w:ascii="Times New Roman" w:hAnsi="Times New Roman" w:cs="Times New Roman"/>
        </w:rPr>
        <w:t>s</w:t>
      </w:r>
      <w:r w:rsidR="58D15797" w:rsidRPr="21A048A5">
        <w:rPr>
          <w:rFonts w:ascii="Times New Roman" w:hAnsi="Times New Roman" w:cs="Times New Roman"/>
        </w:rPr>
        <w:t xml:space="preserve"> under 16 years</w:t>
      </w:r>
      <w:r w:rsidR="00A24644" w:rsidRPr="21A048A5">
        <w:rPr>
          <w:rFonts w:ascii="Times New Roman" w:hAnsi="Times New Roman" w:cs="Times New Roman"/>
        </w:rPr>
        <w:t>.</w:t>
      </w:r>
      <w:r w:rsidR="58D15797" w:rsidRPr="21A048A5">
        <w:rPr>
          <w:rFonts w:ascii="Times New Roman" w:hAnsi="Times New Roman" w:cs="Times New Roman"/>
        </w:rPr>
        <w:t xml:space="preserve"> </w:t>
      </w:r>
      <w:r w:rsidR="00A24644" w:rsidRPr="21A048A5">
        <w:rPr>
          <w:rFonts w:ascii="Times New Roman" w:hAnsi="Times New Roman" w:cs="Times New Roman"/>
        </w:rPr>
        <w:t>Five</w:t>
      </w:r>
      <w:r w:rsidR="61D5C546" w:rsidRPr="21A048A5">
        <w:rPr>
          <w:rFonts w:ascii="Times New Roman" w:hAnsi="Times New Roman" w:cs="Times New Roman"/>
        </w:rPr>
        <w:t xml:space="preserve"> (10%)</w:t>
      </w:r>
      <w:r w:rsidR="58D15797" w:rsidRPr="21A048A5">
        <w:rPr>
          <w:rFonts w:ascii="Times New Roman" w:hAnsi="Times New Roman" w:cs="Times New Roman"/>
        </w:rPr>
        <w:t xml:space="preserve"> </w:t>
      </w:r>
      <w:r w:rsidR="0E6B2AA4" w:rsidRPr="21A048A5">
        <w:rPr>
          <w:rFonts w:ascii="Times New Roman" w:hAnsi="Times New Roman" w:cs="Times New Roman"/>
        </w:rPr>
        <w:t xml:space="preserve">studies </w:t>
      </w:r>
      <w:r w:rsidR="58D15797" w:rsidRPr="21A048A5">
        <w:rPr>
          <w:rFonts w:ascii="Times New Roman" w:hAnsi="Times New Roman" w:cs="Times New Roman"/>
        </w:rPr>
        <w:t>had unclear age ranges and the remainin</w:t>
      </w:r>
      <w:r w:rsidR="7984145A" w:rsidRPr="21A048A5">
        <w:rPr>
          <w:rFonts w:ascii="Times New Roman" w:hAnsi="Times New Roman" w:cs="Times New Roman"/>
        </w:rPr>
        <w:t xml:space="preserve">g 7 </w:t>
      </w:r>
      <w:r w:rsidR="48F6F1EA" w:rsidRPr="21A048A5">
        <w:rPr>
          <w:rFonts w:ascii="Times New Roman" w:hAnsi="Times New Roman" w:cs="Times New Roman"/>
        </w:rPr>
        <w:t xml:space="preserve">(15%) </w:t>
      </w:r>
      <w:r w:rsidR="7984145A" w:rsidRPr="21A048A5">
        <w:rPr>
          <w:rFonts w:ascii="Times New Roman" w:hAnsi="Times New Roman" w:cs="Times New Roman"/>
        </w:rPr>
        <w:t xml:space="preserve">assessed </w:t>
      </w:r>
      <w:r w:rsidR="00A24644" w:rsidRPr="21A048A5">
        <w:rPr>
          <w:rFonts w:ascii="Times New Roman" w:hAnsi="Times New Roman" w:cs="Times New Roman"/>
        </w:rPr>
        <w:t>≥</w:t>
      </w:r>
      <w:r w:rsidR="7984145A" w:rsidRPr="21A048A5">
        <w:rPr>
          <w:rFonts w:ascii="Times New Roman" w:hAnsi="Times New Roman" w:cs="Times New Roman"/>
        </w:rPr>
        <w:t>16</w:t>
      </w:r>
      <w:r w:rsidR="00A24644" w:rsidRPr="21A048A5">
        <w:rPr>
          <w:rFonts w:ascii="Times New Roman" w:hAnsi="Times New Roman" w:cs="Times New Roman"/>
        </w:rPr>
        <w:t>-</w:t>
      </w:r>
      <w:r w:rsidR="7984145A" w:rsidRPr="21A048A5">
        <w:rPr>
          <w:rFonts w:ascii="Times New Roman" w:hAnsi="Times New Roman" w:cs="Times New Roman"/>
        </w:rPr>
        <w:t>year</w:t>
      </w:r>
      <w:r w:rsidR="00A24644" w:rsidRPr="21A048A5">
        <w:rPr>
          <w:rFonts w:ascii="Times New Roman" w:hAnsi="Times New Roman" w:cs="Times New Roman"/>
        </w:rPr>
        <w:t>-</w:t>
      </w:r>
      <w:r w:rsidR="7984145A" w:rsidRPr="21A048A5">
        <w:rPr>
          <w:rFonts w:ascii="Times New Roman" w:hAnsi="Times New Roman" w:cs="Times New Roman"/>
        </w:rPr>
        <w:t>olds.</w:t>
      </w:r>
      <w:r w:rsidR="30EF307F" w:rsidRPr="21A048A5">
        <w:rPr>
          <w:rFonts w:ascii="Times New Roman" w:hAnsi="Times New Roman" w:cs="Times New Roman"/>
        </w:rPr>
        <w:t xml:space="preserve"> Of the 36 </w:t>
      </w:r>
      <w:r w:rsidR="1210B173" w:rsidRPr="21A048A5">
        <w:rPr>
          <w:rFonts w:ascii="Times New Roman" w:hAnsi="Times New Roman" w:cs="Times New Roman"/>
        </w:rPr>
        <w:t xml:space="preserve">studies </w:t>
      </w:r>
      <w:r w:rsidR="30EF307F" w:rsidRPr="21A048A5">
        <w:rPr>
          <w:rFonts w:ascii="Times New Roman" w:hAnsi="Times New Roman" w:cs="Times New Roman"/>
        </w:rPr>
        <w:t xml:space="preserve">assessing </w:t>
      </w:r>
      <w:r w:rsidR="00A24644" w:rsidRPr="21A048A5">
        <w:rPr>
          <w:rFonts w:ascii="Times New Roman" w:hAnsi="Times New Roman" w:cs="Times New Roman"/>
        </w:rPr>
        <w:t xml:space="preserve">those aged </w:t>
      </w:r>
      <w:r w:rsidR="30EF307F" w:rsidRPr="21A048A5">
        <w:rPr>
          <w:rFonts w:ascii="Times New Roman" w:hAnsi="Times New Roman" w:cs="Times New Roman"/>
        </w:rPr>
        <w:t>under 16</w:t>
      </w:r>
      <w:r w:rsidR="00A24644" w:rsidRPr="21A048A5">
        <w:rPr>
          <w:rFonts w:ascii="Times New Roman" w:hAnsi="Times New Roman" w:cs="Times New Roman"/>
        </w:rPr>
        <w:t xml:space="preserve"> years</w:t>
      </w:r>
      <w:r w:rsidR="30EF307F" w:rsidRPr="21A048A5">
        <w:rPr>
          <w:rFonts w:ascii="Times New Roman" w:hAnsi="Times New Roman" w:cs="Times New Roman"/>
        </w:rPr>
        <w:t xml:space="preserve">, half (18) </w:t>
      </w:r>
      <w:r w:rsidR="00DF3171" w:rsidRPr="21A048A5">
        <w:rPr>
          <w:rFonts w:ascii="Times New Roman" w:hAnsi="Times New Roman" w:cs="Times New Roman"/>
        </w:rPr>
        <w:t xml:space="preserve">also </w:t>
      </w:r>
      <w:r w:rsidR="30EF307F" w:rsidRPr="21A048A5">
        <w:rPr>
          <w:rFonts w:ascii="Times New Roman" w:hAnsi="Times New Roman" w:cs="Times New Roman"/>
        </w:rPr>
        <w:t xml:space="preserve">had a maximum age range under 16 years. </w:t>
      </w:r>
      <w:r w:rsidR="4A3BA007" w:rsidRPr="21A048A5">
        <w:rPr>
          <w:rFonts w:ascii="Times New Roman" w:hAnsi="Times New Roman" w:cs="Times New Roman"/>
        </w:rPr>
        <w:t xml:space="preserve">Across the four studies in </w:t>
      </w:r>
      <w:r w:rsidR="488A491D" w:rsidRPr="21A048A5">
        <w:rPr>
          <w:rFonts w:ascii="Times New Roman" w:hAnsi="Times New Roman" w:cs="Times New Roman"/>
        </w:rPr>
        <w:t xml:space="preserve">the Region of the Americas, the </w:t>
      </w:r>
      <w:r w:rsidR="488A491D" w:rsidRPr="21A048A5">
        <w:rPr>
          <w:rFonts w:ascii="Times New Roman" w:hAnsi="Times New Roman" w:cs="Times New Roman"/>
        </w:rPr>
        <w:lastRenderedPageBreak/>
        <w:t>maximum inclusion age was 18</w:t>
      </w:r>
      <w:r w:rsidR="00DF3171" w:rsidRPr="21A048A5">
        <w:rPr>
          <w:rFonts w:ascii="Times New Roman" w:hAnsi="Times New Roman" w:cs="Times New Roman"/>
        </w:rPr>
        <w:t xml:space="preserve"> years</w:t>
      </w:r>
      <w:r w:rsidR="488A491D" w:rsidRPr="21A048A5">
        <w:rPr>
          <w:rFonts w:ascii="Times New Roman" w:hAnsi="Times New Roman" w:cs="Times New Roman"/>
        </w:rPr>
        <w:t xml:space="preserve">, whereas 3 of the 4 European Region studies were </w:t>
      </w:r>
      <w:r w:rsidR="2A558E79" w:rsidRPr="21A048A5">
        <w:rPr>
          <w:rFonts w:ascii="Times New Roman" w:hAnsi="Times New Roman" w:cs="Times New Roman"/>
        </w:rPr>
        <w:t xml:space="preserve">exclusively </w:t>
      </w:r>
      <w:r w:rsidR="488A491D" w:rsidRPr="21A048A5">
        <w:rPr>
          <w:rFonts w:ascii="Times New Roman" w:hAnsi="Times New Roman" w:cs="Times New Roman"/>
        </w:rPr>
        <w:t>in</w:t>
      </w:r>
      <w:r w:rsidR="52FEA7A1" w:rsidRPr="21A048A5">
        <w:rPr>
          <w:rFonts w:ascii="Times New Roman" w:hAnsi="Times New Roman" w:cs="Times New Roman"/>
        </w:rPr>
        <w:t xml:space="preserve"> </w:t>
      </w:r>
      <w:r w:rsidR="13BCE29E" w:rsidRPr="21A048A5">
        <w:rPr>
          <w:rFonts w:ascii="Times New Roman" w:hAnsi="Times New Roman" w:cs="Times New Roman"/>
        </w:rPr>
        <w:t xml:space="preserve">adult </w:t>
      </w:r>
      <w:r w:rsidR="52FEA7A1" w:rsidRPr="21A048A5">
        <w:rPr>
          <w:rFonts w:ascii="Times New Roman" w:hAnsi="Times New Roman" w:cs="Times New Roman"/>
        </w:rPr>
        <w:t>participants</w:t>
      </w:r>
      <w:r w:rsidR="6D97DFFC" w:rsidRPr="21A048A5">
        <w:rPr>
          <w:rFonts w:ascii="Times New Roman" w:hAnsi="Times New Roman" w:cs="Times New Roman"/>
        </w:rPr>
        <w:t xml:space="preserve"> (</w:t>
      </w:r>
      <w:r w:rsidR="00FB6FEF" w:rsidRPr="21A048A5">
        <w:rPr>
          <w:rFonts w:ascii="Times New Roman" w:hAnsi="Times New Roman" w:cs="Times New Roman"/>
        </w:rPr>
        <w:t xml:space="preserve">aged </w:t>
      </w:r>
      <w:r w:rsidR="00DF3171" w:rsidRPr="21A048A5">
        <w:rPr>
          <w:rFonts w:ascii="Times New Roman" w:hAnsi="Times New Roman" w:cs="Times New Roman"/>
        </w:rPr>
        <w:t>≥</w:t>
      </w:r>
      <w:r w:rsidR="6D97DFFC" w:rsidRPr="21A048A5">
        <w:rPr>
          <w:rFonts w:ascii="Times New Roman" w:hAnsi="Times New Roman" w:cs="Times New Roman"/>
        </w:rPr>
        <w:t>18 years).</w:t>
      </w:r>
    </w:p>
    <w:p w14:paraId="480F1A72" w14:textId="64AE5A6E" w:rsidR="00884894" w:rsidRDefault="784CD668" w:rsidP="3ABCC0A8">
      <w:pPr>
        <w:rPr>
          <w:rFonts w:ascii="Times New Roman" w:hAnsi="Times New Roman" w:cs="Times New Roman"/>
        </w:rPr>
      </w:pPr>
      <w:r w:rsidRPr="3ABCC0A8">
        <w:rPr>
          <w:rFonts w:ascii="Times New Roman" w:hAnsi="Times New Roman" w:cs="Times New Roman"/>
        </w:rPr>
        <w:t xml:space="preserve">The </w:t>
      </w:r>
      <w:r w:rsidR="002140BF">
        <w:rPr>
          <w:rFonts w:ascii="Times New Roman" w:hAnsi="Times New Roman" w:cs="Times New Roman"/>
        </w:rPr>
        <w:t>3</w:t>
      </w:r>
      <w:r w:rsidRPr="3ABCC0A8">
        <w:rPr>
          <w:rFonts w:ascii="Times New Roman" w:hAnsi="Times New Roman" w:cs="Times New Roman"/>
        </w:rPr>
        <w:t xml:space="preserve">0 </w:t>
      </w:r>
      <w:r w:rsidR="5A4448A2" w:rsidRPr="3ABCC0A8">
        <w:rPr>
          <w:rFonts w:ascii="Times New Roman" w:hAnsi="Times New Roman" w:cs="Times New Roman"/>
        </w:rPr>
        <w:t xml:space="preserve">countries </w:t>
      </w:r>
      <w:r w:rsidR="00AA01D8" w:rsidRPr="3ABCC0A8">
        <w:rPr>
          <w:rFonts w:ascii="Times New Roman" w:hAnsi="Times New Roman" w:cs="Times New Roman"/>
        </w:rPr>
        <w:t>with</w:t>
      </w:r>
      <w:r w:rsidR="5A4448A2" w:rsidRPr="3ABCC0A8">
        <w:rPr>
          <w:rFonts w:ascii="Times New Roman" w:hAnsi="Times New Roman" w:cs="Times New Roman"/>
        </w:rPr>
        <w:t xml:space="preserve"> the highest mean annual DALY burden </w:t>
      </w:r>
      <w:r w:rsidR="7541E7CB" w:rsidRPr="3ABCC0A8">
        <w:rPr>
          <w:rFonts w:ascii="Times New Roman" w:hAnsi="Times New Roman" w:cs="Times New Roman"/>
        </w:rPr>
        <w:t xml:space="preserve">in </w:t>
      </w:r>
      <w:r w:rsidRPr="3ABCC0A8">
        <w:rPr>
          <w:rFonts w:ascii="Times New Roman" w:hAnsi="Times New Roman" w:cs="Times New Roman"/>
        </w:rPr>
        <w:t>2004</w:t>
      </w:r>
      <w:r w:rsidR="00DF3171" w:rsidRPr="3ABCC0A8">
        <w:rPr>
          <w:rFonts w:ascii="Aptos Narrow" w:hAnsi="Aptos Narrow" w:cs="Times New Roman"/>
        </w:rPr>
        <w:t>–</w:t>
      </w:r>
      <w:r w:rsidR="00DF3171" w:rsidRPr="3ABCC0A8">
        <w:rPr>
          <w:rFonts w:ascii="Times New Roman" w:hAnsi="Times New Roman" w:cs="Times New Roman"/>
        </w:rPr>
        <w:t>20</w:t>
      </w:r>
      <w:r w:rsidRPr="3ABCC0A8">
        <w:rPr>
          <w:rFonts w:ascii="Times New Roman" w:hAnsi="Times New Roman" w:cs="Times New Roman"/>
        </w:rPr>
        <w:t>13 all</w:t>
      </w:r>
      <w:r w:rsidR="03B31DE8" w:rsidRPr="3ABCC0A8">
        <w:rPr>
          <w:rFonts w:ascii="Times New Roman" w:hAnsi="Times New Roman" w:cs="Times New Roman"/>
        </w:rPr>
        <w:t xml:space="preserve"> had a lower mean annual DALY burden in 2014-23</w:t>
      </w:r>
      <w:r w:rsidR="5BF83B91" w:rsidRPr="3ABCC0A8">
        <w:rPr>
          <w:rFonts w:ascii="Times New Roman" w:hAnsi="Times New Roman" w:cs="Times New Roman"/>
        </w:rPr>
        <w:t xml:space="preserve"> (</w:t>
      </w:r>
      <w:r w:rsidR="40BFDC48" w:rsidRPr="3ABCC0A8">
        <w:rPr>
          <w:rFonts w:ascii="Times New Roman" w:hAnsi="Times New Roman" w:cs="Times New Roman"/>
        </w:rPr>
        <w:t>mean</w:t>
      </w:r>
      <w:r w:rsidRPr="3ABCC0A8">
        <w:rPr>
          <w:rFonts w:ascii="Times New Roman" w:hAnsi="Times New Roman" w:cs="Times New Roman"/>
        </w:rPr>
        <w:t xml:space="preserve"> percent </w:t>
      </w:r>
      <w:r w:rsidR="4EB41330" w:rsidRPr="3ABCC0A8">
        <w:rPr>
          <w:rFonts w:ascii="Times New Roman" w:hAnsi="Times New Roman" w:cs="Times New Roman"/>
        </w:rPr>
        <w:t>change</w:t>
      </w:r>
      <w:r w:rsidR="526E3FBB" w:rsidRPr="3ABCC0A8">
        <w:rPr>
          <w:rFonts w:ascii="Times New Roman" w:hAnsi="Times New Roman" w:cs="Times New Roman"/>
        </w:rPr>
        <w:t>:</w:t>
      </w:r>
      <w:r w:rsidR="4EB41330" w:rsidRPr="3ABCC0A8">
        <w:rPr>
          <w:rFonts w:ascii="Times New Roman" w:hAnsi="Times New Roman" w:cs="Times New Roman"/>
        </w:rPr>
        <w:t xml:space="preserve"> –43%</w:t>
      </w:r>
      <w:r w:rsidR="7E8DF9FA" w:rsidRPr="3ABCC0A8">
        <w:rPr>
          <w:rFonts w:ascii="Times New Roman" w:hAnsi="Times New Roman" w:cs="Times New Roman"/>
        </w:rPr>
        <w:t xml:space="preserve">, </w:t>
      </w:r>
      <w:r w:rsidR="4EB41330" w:rsidRPr="3ABCC0A8">
        <w:rPr>
          <w:rFonts w:ascii="Times New Roman" w:hAnsi="Times New Roman" w:cs="Times New Roman"/>
        </w:rPr>
        <w:t>range –78% to –7%</w:t>
      </w:r>
      <w:r w:rsidR="65D6DFB9" w:rsidRPr="3ABCC0A8">
        <w:rPr>
          <w:rFonts w:ascii="Times New Roman" w:hAnsi="Times New Roman" w:cs="Times New Roman"/>
        </w:rPr>
        <w:t>)</w:t>
      </w:r>
      <w:r w:rsidR="4EB41330" w:rsidRPr="3ABCC0A8">
        <w:rPr>
          <w:rFonts w:ascii="Times New Roman" w:hAnsi="Times New Roman" w:cs="Times New Roman"/>
        </w:rPr>
        <w:t xml:space="preserve">. </w:t>
      </w:r>
      <w:r w:rsidR="000018C3">
        <w:rPr>
          <w:rFonts w:ascii="Times New Roman" w:hAnsi="Times New Roman" w:cs="Times New Roman"/>
        </w:rPr>
        <w:t xml:space="preserve">Of the 30 countries, studies declined in 2014-23 compared to 2004-13 in 3 countries, rose in 9 countries, saw no change in one country and no studies in 2004-23 in 17 countries. </w:t>
      </w:r>
      <w:r w:rsidR="4A56FA95" w:rsidRPr="3ABCC0A8">
        <w:rPr>
          <w:rFonts w:ascii="Times New Roman" w:hAnsi="Times New Roman" w:cs="Times New Roman"/>
        </w:rPr>
        <w:t xml:space="preserve">A greater number </w:t>
      </w:r>
      <w:r w:rsidR="064ED46A" w:rsidRPr="3ABCC0A8">
        <w:rPr>
          <w:rFonts w:ascii="Times New Roman" w:hAnsi="Times New Roman" w:cs="Times New Roman"/>
        </w:rPr>
        <w:t>of countries</w:t>
      </w:r>
      <w:r w:rsidR="2C87A415" w:rsidRPr="3ABCC0A8">
        <w:rPr>
          <w:rFonts w:ascii="Times New Roman" w:hAnsi="Times New Roman" w:cs="Times New Roman"/>
        </w:rPr>
        <w:t xml:space="preserve"> were included in studies </w:t>
      </w:r>
      <w:r w:rsidR="00347D72">
        <w:rPr>
          <w:rFonts w:ascii="Times New Roman" w:hAnsi="Times New Roman" w:cs="Times New Roman"/>
        </w:rPr>
        <w:t xml:space="preserve">from </w:t>
      </w:r>
      <w:r w:rsidR="2C87A415" w:rsidRPr="3ABCC0A8">
        <w:rPr>
          <w:rFonts w:ascii="Times New Roman" w:hAnsi="Times New Roman" w:cs="Times New Roman"/>
        </w:rPr>
        <w:t>2014</w:t>
      </w:r>
      <w:r w:rsidR="00DF3171" w:rsidRPr="3ABCC0A8">
        <w:rPr>
          <w:rFonts w:ascii="Aptos Narrow" w:hAnsi="Aptos Narrow" w:cs="Times New Roman"/>
        </w:rPr>
        <w:t>–</w:t>
      </w:r>
      <w:r w:rsidR="00DF3171" w:rsidRPr="3ABCC0A8">
        <w:rPr>
          <w:rFonts w:ascii="Times New Roman" w:hAnsi="Times New Roman" w:cs="Times New Roman"/>
        </w:rPr>
        <w:t>20</w:t>
      </w:r>
      <w:r w:rsidR="25D6D824" w:rsidRPr="3ABCC0A8">
        <w:rPr>
          <w:rFonts w:ascii="Times New Roman" w:hAnsi="Times New Roman" w:cs="Times New Roman"/>
        </w:rPr>
        <w:t>2</w:t>
      </w:r>
      <w:r w:rsidR="2C87A415" w:rsidRPr="3ABCC0A8">
        <w:rPr>
          <w:rFonts w:ascii="Times New Roman" w:hAnsi="Times New Roman" w:cs="Times New Roman"/>
        </w:rPr>
        <w:t xml:space="preserve">3 </w:t>
      </w:r>
      <w:r w:rsidR="00347D72">
        <w:rPr>
          <w:rFonts w:ascii="Times New Roman" w:hAnsi="Times New Roman" w:cs="Times New Roman"/>
        </w:rPr>
        <w:t xml:space="preserve">period </w:t>
      </w:r>
      <w:r w:rsidR="2C87A415" w:rsidRPr="3ABCC0A8">
        <w:rPr>
          <w:rFonts w:ascii="Times New Roman" w:hAnsi="Times New Roman" w:cs="Times New Roman"/>
        </w:rPr>
        <w:t xml:space="preserve">(26 countries) than </w:t>
      </w:r>
      <w:r w:rsidR="2F71D9F5" w:rsidRPr="3ABCC0A8">
        <w:rPr>
          <w:rFonts w:ascii="Times New Roman" w:hAnsi="Times New Roman" w:cs="Times New Roman"/>
        </w:rPr>
        <w:t xml:space="preserve">in </w:t>
      </w:r>
      <w:r w:rsidR="2C87A415" w:rsidRPr="3ABCC0A8">
        <w:rPr>
          <w:rFonts w:ascii="Times New Roman" w:hAnsi="Times New Roman" w:cs="Times New Roman"/>
        </w:rPr>
        <w:t>2004</w:t>
      </w:r>
      <w:r w:rsidR="00FB6FEF" w:rsidRPr="3ABCC0A8">
        <w:rPr>
          <w:rFonts w:ascii="Aptos Narrow" w:hAnsi="Aptos Narrow" w:cs="Times New Roman"/>
        </w:rPr>
        <w:t>–</w:t>
      </w:r>
      <w:r w:rsidR="00FB6FEF" w:rsidRPr="3ABCC0A8">
        <w:rPr>
          <w:rFonts w:ascii="Times New Roman" w:hAnsi="Times New Roman" w:cs="Times New Roman"/>
        </w:rPr>
        <w:t>20</w:t>
      </w:r>
      <w:r w:rsidR="2C87A415" w:rsidRPr="3ABCC0A8">
        <w:rPr>
          <w:rFonts w:ascii="Times New Roman" w:hAnsi="Times New Roman" w:cs="Times New Roman"/>
        </w:rPr>
        <w:t>13 (18</w:t>
      </w:r>
      <w:r w:rsidR="00D978F9">
        <w:rPr>
          <w:rFonts w:ascii="Times New Roman" w:hAnsi="Times New Roman" w:cs="Times New Roman"/>
        </w:rPr>
        <w:t xml:space="preserve"> countries</w:t>
      </w:r>
      <w:r w:rsidR="2C87A415" w:rsidRPr="3ABCC0A8">
        <w:rPr>
          <w:rFonts w:ascii="Times New Roman" w:hAnsi="Times New Roman" w:cs="Times New Roman"/>
        </w:rPr>
        <w:t>)</w:t>
      </w:r>
      <w:r w:rsidR="4FA49F02" w:rsidRPr="3ABCC0A8">
        <w:rPr>
          <w:rFonts w:ascii="Times New Roman" w:hAnsi="Times New Roman" w:cs="Times New Roman"/>
        </w:rPr>
        <w:t xml:space="preserve"> (Fig</w:t>
      </w:r>
      <w:del w:id="30" w:author="Kannan.RK" w:date="2026-05-06T13:50:00Z">
        <w:r w:rsidR="4FA49F02" w:rsidRPr="3ABCC0A8" w:rsidDel="00373766">
          <w:rPr>
            <w:rFonts w:ascii="Times New Roman" w:hAnsi="Times New Roman" w:cs="Times New Roman"/>
          </w:rPr>
          <w:delText>ure</w:delText>
        </w:r>
      </w:del>
      <w:r w:rsidR="4FA49F02" w:rsidRPr="3ABCC0A8">
        <w:rPr>
          <w:rFonts w:ascii="Times New Roman" w:hAnsi="Times New Roman" w:cs="Times New Roman"/>
        </w:rPr>
        <w:t xml:space="preserve"> 7). </w:t>
      </w:r>
      <w:r w:rsidR="12F4C22C" w:rsidRPr="3ABCC0A8">
        <w:rPr>
          <w:rFonts w:ascii="Times New Roman" w:hAnsi="Times New Roman" w:cs="Times New Roman"/>
        </w:rPr>
        <w:t xml:space="preserve">China was the setting for 5 studies in 2004-13 </w:t>
      </w:r>
      <w:r w:rsidR="0070313B">
        <w:rPr>
          <w:rFonts w:ascii="Times New Roman" w:hAnsi="Times New Roman" w:cs="Times New Roman"/>
        </w:rPr>
        <w:t xml:space="preserve">during which the country </w:t>
      </w:r>
      <w:r w:rsidR="6EA510AA" w:rsidRPr="3ABCC0A8">
        <w:rPr>
          <w:rFonts w:ascii="Times New Roman" w:hAnsi="Times New Roman" w:cs="Times New Roman"/>
        </w:rPr>
        <w:t>had a mean annual DALY burden of 43 per million</w:t>
      </w:r>
      <w:r w:rsidR="00A71DAD">
        <w:rPr>
          <w:rFonts w:ascii="Times New Roman" w:hAnsi="Times New Roman" w:cs="Times New Roman"/>
        </w:rPr>
        <w:t>; t</w:t>
      </w:r>
      <w:r w:rsidR="0070313B">
        <w:rPr>
          <w:rFonts w:ascii="Times New Roman" w:hAnsi="Times New Roman" w:cs="Times New Roman"/>
        </w:rPr>
        <w:t xml:space="preserve">he burden fell </w:t>
      </w:r>
      <w:r w:rsidR="6EA510AA" w:rsidRPr="3ABCC0A8">
        <w:rPr>
          <w:rFonts w:ascii="Times New Roman" w:hAnsi="Times New Roman" w:cs="Times New Roman"/>
        </w:rPr>
        <w:t xml:space="preserve">to 19 </w:t>
      </w:r>
      <w:r w:rsidR="697491EE" w:rsidRPr="3ABCC0A8">
        <w:rPr>
          <w:rFonts w:ascii="Times New Roman" w:hAnsi="Times New Roman" w:cs="Times New Roman"/>
        </w:rPr>
        <w:t xml:space="preserve">(-56%) </w:t>
      </w:r>
      <w:r w:rsidR="6EA510AA" w:rsidRPr="3ABCC0A8">
        <w:rPr>
          <w:rFonts w:ascii="Times New Roman" w:hAnsi="Times New Roman" w:cs="Times New Roman"/>
        </w:rPr>
        <w:t>in 2014-23</w:t>
      </w:r>
      <w:r w:rsidR="4F860DEA" w:rsidRPr="3ABCC0A8">
        <w:rPr>
          <w:rFonts w:ascii="Times New Roman" w:hAnsi="Times New Roman" w:cs="Times New Roman"/>
        </w:rPr>
        <w:t xml:space="preserve"> </w:t>
      </w:r>
      <w:r w:rsidR="00EB03D0">
        <w:rPr>
          <w:rFonts w:ascii="Times New Roman" w:hAnsi="Times New Roman" w:cs="Times New Roman"/>
        </w:rPr>
        <w:t xml:space="preserve">during </w:t>
      </w:r>
      <w:r w:rsidR="08F3E9E6" w:rsidRPr="3ABCC0A8">
        <w:rPr>
          <w:rFonts w:ascii="Times New Roman" w:hAnsi="Times New Roman" w:cs="Times New Roman"/>
        </w:rPr>
        <w:t>which</w:t>
      </w:r>
      <w:r w:rsidR="4F860DEA" w:rsidRPr="3ABCC0A8">
        <w:rPr>
          <w:rFonts w:ascii="Times New Roman" w:hAnsi="Times New Roman" w:cs="Times New Roman"/>
        </w:rPr>
        <w:t xml:space="preserve"> there were no </w:t>
      </w:r>
      <w:r w:rsidR="00EB03D0">
        <w:rPr>
          <w:rFonts w:ascii="Times New Roman" w:hAnsi="Times New Roman" w:cs="Times New Roman"/>
        </w:rPr>
        <w:t xml:space="preserve">clinical </w:t>
      </w:r>
      <w:r w:rsidR="4F860DEA" w:rsidRPr="3ABCC0A8">
        <w:rPr>
          <w:rFonts w:ascii="Times New Roman" w:hAnsi="Times New Roman" w:cs="Times New Roman"/>
        </w:rPr>
        <w:t>studies</w:t>
      </w:r>
      <w:r w:rsidR="005A1061">
        <w:rPr>
          <w:rFonts w:ascii="Times New Roman" w:hAnsi="Times New Roman" w:cs="Times New Roman"/>
        </w:rPr>
        <w:t xml:space="preserve"> from the country</w:t>
      </w:r>
      <w:r w:rsidR="4F860DEA" w:rsidRPr="3ABCC0A8">
        <w:rPr>
          <w:rFonts w:ascii="Times New Roman" w:hAnsi="Times New Roman" w:cs="Times New Roman"/>
        </w:rPr>
        <w:t xml:space="preserve">. Lao PDR on the other hand had a </w:t>
      </w:r>
      <w:r w:rsidR="006402E4" w:rsidRPr="3ABCC0A8">
        <w:rPr>
          <w:rFonts w:ascii="Times New Roman" w:hAnsi="Times New Roman" w:cs="Times New Roman"/>
        </w:rPr>
        <w:t xml:space="preserve">mean annual DALY </w:t>
      </w:r>
      <w:r w:rsidR="4F860DEA" w:rsidRPr="3ABCC0A8">
        <w:rPr>
          <w:rFonts w:ascii="Times New Roman" w:hAnsi="Times New Roman" w:cs="Times New Roman"/>
        </w:rPr>
        <w:t xml:space="preserve">of </w:t>
      </w:r>
      <w:r w:rsidR="2A08499D" w:rsidRPr="3ABCC0A8">
        <w:rPr>
          <w:rFonts w:ascii="Times New Roman" w:hAnsi="Times New Roman" w:cs="Times New Roman"/>
        </w:rPr>
        <w:t xml:space="preserve">1584 </w:t>
      </w:r>
      <w:r w:rsidR="009A0552" w:rsidRPr="3ABCC0A8">
        <w:rPr>
          <w:rFonts w:ascii="Times New Roman" w:hAnsi="Times New Roman" w:cs="Times New Roman"/>
        </w:rPr>
        <w:t xml:space="preserve">per million </w:t>
      </w:r>
      <w:r w:rsidR="004C5A63">
        <w:rPr>
          <w:rFonts w:ascii="Times New Roman" w:hAnsi="Times New Roman" w:cs="Times New Roman"/>
        </w:rPr>
        <w:t xml:space="preserve">during </w:t>
      </w:r>
      <w:r w:rsidR="2A08499D" w:rsidRPr="3ABCC0A8">
        <w:rPr>
          <w:rFonts w:ascii="Times New Roman" w:hAnsi="Times New Roman" w:cs="Times New Roman"/>
        </w:rPr>
        <w:t xml:space="preserve">2004-13 and no studies, whilst </w:t>
      </w:r>
      <w:r w:rsidR="51C41778" w:rsidRPr="3ABCC0A8">
        <w:rPr>
          <w:rFonts w:ascii="Times New Roman" w:hAnsi="Times New Roman" w:cs="Times New Roman"/>
        </w:rPr>
        <w:t>in</w:t>
      </w:r>
      <w:r w:rsidR="2A08499D" w:rsidRPr="3ABCC0A8">
        <w:rPr>
          <w:rFonts w:ascii="Times New Roman" w:hAnsi="Times New Roman" w:cs="Times New Roman"/>
        </w:rPr>
        <w:t xml:space="preserve"> 2014-23</w:t>
      </w:r>
      <w:r w:rsidR="46C67B21" w:rsidRPr="3ABCC0A8">
        <w:rPr>
          <w:rFonts w:ascii="Times New Roman" w:hAnsi="Times New Roman" w:cs="Times New Roman"/>
        </w:rPr>
        <w:t>,</w:t>
      </w:r>
      <w:r w:rsidR="2A08499D" w:rsidRPr="3ABCC0A8">
        <w:rPr>
          <w:rFonts w:ascii="Times New Roman" w:hAnsi="Times New Roman" w:cs="Times New Roman"/>
        </w:rPr>
        <w:t xml:space="preserve"> </w:t>
      </w:r>
      <w:r w:rsidR="006402E4">
        <w:rPr>
          <w:rFonts w:ascii="Times New Roman" w:hAnsi="Times New Roman" w:cs="Times New Roman"/>
        </w:rPr>
        <w:t xml:space="preserve">there were </w:t>
      </w:r>
      <w:r w:rsidR="2A08499D" w:rsidRPr="3ABCC0A8">
        <w:rPr>
          <w:rFonts w:ascii="Times New Roman" w:hAnsi="Times New Roman" w:cs="Times New Roman"/>
        </w:rPr>
        <w:t>5 stud</w:t>
      </w:r>
      <w:r w:rsidR="46530A88" w:rsidRPr="3ABCC0A8">
        <w:rPr>
          <w:rFonts w:ascii="Times New Roman" w:hAnsi="Times New Roman" w:cs="Times New Roman"/>
        </w:rPr>
        <w:t>ies</w:t>
      </w:r>
      <w:r w:rsidR="1CA17F0E" w:rsidRPr="3ABCC0A8">
        <w:rPr>
          <w:rFonts w:ascii="Times New Roman" w:hAnsi="Times New Roman" w:cs="Times New Roman"/>
        </w:rPr>
        <w:t xml:space="preserve"> and </w:t>
      </w:r>
      <w:r w:rsidR="008E345C">
        <w:rPr>
          <w:rFonts w:ascii="Times New Roman" w:hAnsi="Times New Roman" w:cs="Times New Roman"/>
        </w:rPr>
        <w:t xml:space="preserve">the </w:t>
      </w:r>
      <w:r w:rsidR="1CA17F0E" w:rsidRPr="3ABCC0A8">
        <w:rPr>
          <w:rFonts w:ascii="Times New Roman" w:hAnsi="Times New Roman" w:cs="Times New Roman"/>
        </w:rPr>
        <w:t xml:space="preserve">burden fell </w:t>
      </w:r>
      <w:r w:rsidR="7B0E4B28" w:rsidRPr="3ABCC0A8">
        <w:rPr>
          <w:rFonts w:ascii="Times New Roman" w:hAnsi="Times New Roman" w:cs="Times New Roman"/>
        </w:rPr>
        <w:t xml:space="preserve">by 58% </w:t>
      </w:r>
      <w:r w:rsidR="1CA17F0E" w:rsidRPr="3ABCC0A8">
        <w:rPr>
          <w:rFonts w:ascii="Times New Roman" w:hAnsi="Times New Roman" w:cs="Times New Roman"/>
        </w:rPr>
        <w:t xml:space="preserve">to </w:t>
      </w:r>
      <w:r w:rsidR="62585E43" w:rsidRPr="3ABCC0A8">
        <w:rPr>
          <w:rFonts w:ascii="Times New Roman" w:hAnsi="Times New Roman" w:cs="Times New Roman"/>
        </w:rPr>
        <w:t xml:space="preserve">an </w:t>
      </w:r>
      <w:r w:rsidR="1CA17F0E" w:rsidRPr="3ABCC0A8">
        <w:rPr>
          <w:rFonts w:ascii="Times New Roman" w:hAnsi="Times New Roman" w:cs="Times New Roman"/>
        </w:rPr>
        <w:t>annual average of 661 DALYs</w:t>
      </w:r>
      <w:r w:rsidR="7DD297CE" w:rsidRPr="3ABCC0A8">
        <w:rPr>
          <w:rFonts w:ascii="Times New Roman" w:hAnsi="Times New Roman" w:cs="Times New Roman"/>
        </w:rPr>
        <w:t xml:space="preserve">. </w:t>
      </w:r>
      <w:r w:rsidR="2F024BCF" w:rsidRPr="3ABCC0A8">
        <w:rPr>
          <w:rFonts w:ascii="Times New Roman" w:hAnsi="Times New Roman" w:cs="Times New Roman"/>
        </w:rPr>
        <w:t xml:space="preserve">Moreover, 10 of the 18 </w:t>
      </w:r>
      <w:r w:rsidR="00FB6FEF" w:rsidRPr="3ABCC0A8">
        <w:rPr>
          <w:rFonts w:ascii="Times New Roman" w:hAnsi="Times New Roman" w:cs="Times New Roman"/>
        </w:rPr>
        <w:t xml:space="preserve">studied </w:t>
      </w:r>
      <w:r w:rsidR="2F024BCF" w:rsidRPr="3ABCC0A8">
        <w:rPr>
          <w:rFonts w:ascii="Times New Roman" w:hAnsi="Times New Roman" w:cs="Times New Roman"/>
        </w:rPr>
        <w:t>countries in 2004</w:t>
      </w:r>
      <w:r w:rsidR="00FB6FEF" w:rsidRPr="3ABCC0A8">
        <w:rPr>
          <w:rFonts w:ascii="Aptos Narrow" w:hAnsi="Aptos Narrow" w:cs="Times New Roman"/>
        </w:rPr>
        <w:t>–</w:t>
      </w:r>
      <w:r w:rsidR="00FB6FEF" w:rsidRPr="3ABCC0A8">
        <w:rPr>
          <w:rFonts w:ascii="Times New Roman" w:hAnsi="Times New Roman" w:cs="Times New Roman"/>
        </w:rPr>
        <w:t>20</w:t>
      </w:r>
      <w:r w:rsidR="167823DE" w:rsidRPr="3ABCC0A8">
        <w:rPr>
          <w:rFonts w:ascii="Times New Roman" w:hAnsi="Times New Roman" w:cs="Times New Roman"/>
        </w:rPr>
        <w:t>1</w:t>
      </w:r>
      <w:r w:rsidR="2F024BCF" w:rsidRPr="3ABCC0A8">
        <w:rPr>
          <w:rFonts w:ascii="Times New Roman" w:hAnsi="Times New Roman" w:cs="Times New Roman"/>
        </w:rPr>
        <w:t>3 did not conduct any studies in the following decade.</w:t>
      </w:r>
      <w:r w:rsidR="164F5FCA" w:rsidRPr="3ABCC0A8">
        <w:rPr>
          <w:rFonts w:ascii="Times New Roman" w:hAnsi="Times New Roman" w:cs="Times New Roman"/>
        </w:rPr>
        <w:t xml:space="preserve"> </w:t>
      </w:r>
      <w:r w:rsidR="5E4E31BB" w:rsidRPr="3ABCC0A8">
        <w:rPr>
          <w:rFonts w:ascii="Times New Roman" w:hAnsi="Times New Roman" w:cs="Times New Roman"/>
        </w:rPr>
        <w:t xml:space="preserve">As previously mentioned, </w:t>
      </w:r>
      <w:r w:rsidR="375F4307" w:rsidRPr="3ABCC0A8">
        <w:rPr>
          <w:rFonts w:ascii="Times New Roman" w:hAnsi="Times New Roman" w:cs="Times New Roman"/>
        </w:rPr>
        <w:t>three studies were co</w:t>
      </w:r>
      <w:r w:rsidR="1FB5532A" w:rsidRPr="3ABCC0A8">
        <w:rPr>
          <w:rFonts w:ascii="Times New Roman" w:hAnsi="Times New Roman" w:cs="Times New Roman"/>
        </w:rPr>
        <w:t>mpleted</w:t>
      </w:r>
      <w:r w:rsidR="375F4307" w:rsidRPr="3ABCC0A8">
        <w:rPr>
          <w:rFonts w:ascii="Times New Roman" w:hAnsi="Times New Roman" w:cs="Times New Roman"/>
        </w:rPr>
        <w:t xml:space="preserve"> in </w:t>
      </w:r>
      <w:r w:rsidR="5E4E31BB" w:rsidRPr="3ABCC0A8">
        <w:rPr>
          <w:rFonts w:ascii="Times New Roman" w:hAnsi="Times New Roman" w:cs="Times New Roman"/>
        </w:rPr>
        <w:t xml:space="preserve">the Netherlands, </w:t>
      </w:r>
      <w:r w:rsidR="354DC2C9" w:rsidRPr="3ABCC0A8">
        <w:rPr>
          <w:rFonts w:ascii="Times New Roman" w:hAnsi="Times New Roman" w:cs="Times New Roman"/>
        </w:rPr>
        <w:t xml:space="preserve">all </w:t>
      </w:r>
      <w:r w:rsidR="00FB6FEF" w:rsidRPr="3ABCC0A8">
        <w:rPr>
          <w:rFonts w:ascii="Times New Roman" w:hAnsi="Times New Roman" w:cs="Times New Roman"/>
        </w:rPr>
        <w:t xml:space="preserve">of which were </w:t>
      </w:r>
      <w:r w:rsidR="354DC2C9" w:rsidRPr="3ABCC0A8">
        <w:rPr>
          <w:rFonts w:ascii="Times New Roman" w:hAnsi="Times New Roman" w:cs="Times New Roman"/>
        </w:rPr>
        <w:t>conducted</w:t>
      </w:r>
      <w:r w:rsidR="5E4E31BB" w:rsidRPr="3ABCC0A8">
        <w:rPr>
          <w:rFonts w:ascii="Times New Roman" w:hAnsi="Times New Roman" w:cs="Times New Roman"/>
        </w:rPr>
        <w:t xml:space="preserve"> </w:t>
      </w:r>
      <w:r w:rsidR="00FB6FEF" w:rsidRPr="3ABCC0A8">
        <w:rPr>
          <w:rFonts w:ascii="Times New Roman" w:hAnsi="Times New Roman" w:cs="Times New Roman"/>
        </w:rPr>
        <w:t xml:space="preserve">in </w:t>
      </w:r>
      <w:r w:rsidR="5E4E31BB" w:rsidRPr="3ABCC0A8">
        <w:rPr>
          <w:rFonts w:ascii="Times New Roman" w:hAnsi="Times New Roman" w:cs="Times New Roman"/>
        </w:rPr>
        <w:t>2014</w:t>
      </w:r>
      <w:r w:rsidR="00FB6FEF" w:rsidRPr="3ABCC0A8">
        <w:rPr>
          <w:rFonts w:ascii="Aptos Narrow" w:hAnsi="Aptos Narrow" w:cs="Times New Roman"/>
        </w:rPr>
        <w:t>–</w:t>
      </w:r>
      <w:r w:rsidR="00FB6FEF" w:rsidRPr="3ABCC0A8">
        <w:rPr>
          <w:rFonts w:ascii="Times New Roman" w:hAnsi="Times New Roman" w:cs="Times New Roman"/>
        </w:rPr>
        <w:t>20</w:t>
      </w:r>
      <w:r w:rsidR="5E4E31BB" w:rsidRPr="3ABCC0A8">
        <w:rPr>
          <w:rFonts w:ascii="Times New Roman" w:hAnsi="Times New Roman" w:cs="Times New Roman"/>
        </w:rPr>
        <w:t>23 and were exclusively singl</w:t>
      </w:r>
      <w:r w:rsidR="53DDBAEA" w:rsidRPr="3ABCC0A8">
        <w:rPr>
          <w:rFonts w:ascii="Times New Roman" w:hAnsi="Times New Roman" w:cs="Times New Roman"/>
        </w:rPr>
        <w:t>e</w:t>
      </w:r>
      <w:r w:rsidR="0FE94A50" w:rsidRPr="3ABCC0A8">
        <w:rPr>
          <w:rFonts w:ascii="Times New Roman" w:hAnsi="Times New Roman" w:cs="Times New Roman"/>
        </w:rPr>
        <w:t>-</w:t>
      </w:r>
      <w:r w:rsidR="53DDBAEA" w:rsidRPr="3ABCC0A8">
        <w:rPr>
          <w:rFonts w:ascii="Times New Roman" w:hAnsi="Times New Roman" w:cs="Times New Roman"/>
        </w:rPr>
        <w:t>country studies (Fig</w:t>
      </w:r>
      <w:del w:id="31" w:author="Kannan.RK" w:date="2026-05-06T13:50:00Z">
        <w:r w:rsidR="53DDBAEA" w:rsidRPr="3ABCC0A8" w:rsidDel="00373766">
          <w:rPr>
            <w:rFonts w:ascii="Times New Roman" w:hAnsi="Times New Roman" w:cs="Times New Roman"/>
          </w:rPr>
          <w:delText>ure</w:delText>
        </w:r>
      </w:del>
      <w:r w:rsidR="53DDBAEA" w:rsidRPr="3ABCC0A8">
        <w:rPr>
          <w:rFonts w:ascii="Times New Roman" w:hAnsi="Times New Roman" w:cs="Times New Roman"/>
        </w:rPr>
        <w:t xml:space="preserve"> </w:t>
      </w:r>
      <w:r w:rsidR="4B3662DE" w:rsidRPr="3ABCC0A8">
        <w:rPr>
          <w:rFonts w:ascii="Times New Roman" w:hAnsi="Times New Roman" w:cs="Times New Roman"/>
        </w:rPr>
        <w:t>2</w:t>
      </w:r>
      <w:r w:rsidR="53DDBAEA" w:rsidRPr="3ABCC0A8">
        <w:rPr>
          <w:rFonts w:ascii="Times New Roman" w:hAnsi="Times New Roman" w:cs="Times New Roman"/>
        </w:rPr>
        <w:t>).</w:t>
      </w:r>
    </w:p>
    <w:p w14:paraId="082CF8E4" w14:textId="11CF41BE" w:rsidR="00400998" w:rsidRPr="00BE2FA1" w:rsidRDefault="4E1537C0" w:rsidP="50956B83">
      <w:pPr>
        <w:ind w:firstLine="0"/>
        <w:rPr>
          <w:rFonts w:ascii="Times New Roman" w:hAnsi="Times New Roman" w:cs="Times New Roman"/>
          <w:b/>
          <w:bCs/>
          <w:sz w:val="24"/>
          <w:szCs w:val="24"/>
        </w:rPr>
      </w:pPr>
      <w:r w:rsidRPr="50956B83">
        <w:rPr>
          <w:rFonts w:ascii="Times New Roman" w:hAnsi="Times New Roman" w:cs="Times New Roman"/>
          <w:b/>
          <w:bCs/>
          <w:sz w:val="24"/>
          <w:szCs w:val="24"/>
        </w:rPr>
        <w:t>Visceral leishmaniasis (VL)</w:t>
      </w:r>
      <w:r w:rsidR="3C91DFEA" w:rsidRPr="50956B83">
        <w:rPr>
          <w:rFonts w:ascii="Times New Roman" w:hAnsi="Times New Roman" w:cs="Times New Roman"/>
          <w:b/>
          <w:bCs/>
          <w:sz w:val="24"/>
          <w:szCs w:val="24"/>
        </w:rPr>
        <w:t xml:space="preserve"> </w:t>
      </w:r>
    </w:p>
    <w:p w14:paraId="70AC799A" w14:textId="52A1E0A8" w:rsidR="00295B56" w:rsidRDefault="650F2C85" w:rsidP="54C4FC95">
      <w:pPr>
        <w:rPr>
          <w:rFonts w:ascii="Times New Roman" w:hAnsi="Times New Roman" w:cs="Times New Roman"/>
        </w:rPr>
      </w:pPr>
      <w:r w:rsidRPr="21A048A5">
        <w:rPr>
          <w:rFonts w:ascii="Times New Roman" w:hAnsi="Times New Roman" w:cs="Times New Roman"/>
        </w:rPr>
        <w:t xml:space="preserve">84 VL studies </w:t>
      </w:r>
      <w:r w:rsidR="16AF76F0" w:rsidRPr="21A048A5">
        <w:rPr>
          <w:rFonts w:ascii="Times New Roman" w:hAnsi="Times New Roman" w:cs="Times New Roman"/>
        </w:rPr>
        <w:t xml:space="preserve">were </w:t>
      </w:r>
      <w:r w:rsidR="693D5AB0" w:rsidRPr="21A048A5">
        <w:rPr>
          <w:rFonts w:ascii="Times New Roman" w:hAnsi="Times New Roman" w:cs="Times New Roman"/>
        </w:rPr>
        <w:t>identified,</w:t>
      </w:r>
      <w:r w:rsidR="3B5C2BA3" w:rsidRPr="21A048A5">
        <w:rPr>
          <w:rFonts w:ascii="Times New Roman" w:hAnsi="Times New Roman" w:cs="Times New Roman"/>
        </w:rPr>
        <w:t xml:space="preserve"> </w:t>
      </w:r>
      <w:r w:rsidR="65ED2CA6" w:rsidRPr="21A048A5">
        <w:rPr>
          <w:rFonts w:ascii="Times New Roman" w:hAnsi="Times New Roman" w:cs="Times New Roman"/>
        </w:rPr>
        <w:t xml:space="preserve">and </w:t>
      </w:r>
      <w:r w:rsidRPr="21A048A5">
        <w:rPr>
          <w:rFonts w:ascii="Times New Roman" w:hAnsi="Times New Roman" w:cs="Times New Roman"/>
        </w:rPr>
        <w:t xml:space="preserve">the total </w:t>
      </w:r>
      <w:r w:rsidR="24843034" w:rsidRPr="21A048A5">
        <w:rPr>
          <w:rFonts w:ascii="Times New Roman" w:hAnsi="Times New Roman" w:cs="Times New Roman"/>
        </w:rPr>
        <w:t>participant size was 71,768</w:t>
      </w:r>
      <w:r w:rsidR="7095FC61" w:rsidRPr="21A048A5">
        <w:rPr>
          <w:rFonts w:ascii="Times New Roman" w:hAnsi="Times New Roman" w:cs="Times New Roman"/>
        </w:rPr>
        <w:t xml:space="preserve"> (median: 150, IQR:</w:t>
      </w:r>
      <w:r w:rsidR="0CCCE796" w:rsidRPr="21A048A5">
        <w:rPr>
          <w:rFonts w:ascii="Times New Roman" w:hAnsi="Times New Roman" w:cs="Times New Roman"/>
        </w:rPr>
        <w:t xml:space="preserve"> </w:t>
      </w:r>
      <w:r w:rsidR="1514C6B4" w:rsidRPr="21A048A5">
        <w:rPr>
          <w:rFonts w:ascii="Times New Roman" w:hAnsi="Times New Roman" w:cs="Times New Roman"/>
        </w:rPr>
        <w:t>64</w:t>
      </w:r>
      <w:r w:rsidR="68C55951" w:rsidRPr="21A048A5">
        <w:rPr>
          <w:rFonts w:ascii="Aptos Narrow" w:hAnsi="Aptos Narrow" w:cs="Times New Roman"/>
        </w:rPr>
        <w:t>–</w:t>
      </w:r>
      <w:r w:rsidR="1514C6B4" w:rsidRPr="21A048A5">
        <w:rPr>
          <w:rFonts w:ascii="Times New Roman" w:hAnsi="Times New Roman" w:cs="Times New Roman"/>
        </w:rPr>
        <w:t>566</w:t>
      </w:r>
      <w:r w:rsidR="7D1BD2F1" w:rsidRPr="21A048A5">
        <w:rPr>
          <w:rFonts w:ascii="Times New Roman" w:hAnsi="Times New Roman" w:cs="Times New Roman"/>
        </w:rPr>
        <w:t>)</w:t>
      </w:r>
      <w:r w:rsidR="0CCCE796" w:rsidRPr="21A048A5">
        <w:rPr>
          <w:rFonts w:ascii="Times New Roman" w:hAnsi="Times New Roman" w:cs="Times New Roman"/>
        </w:rPr>
        <w:t xml:space="preserve">. </w:t>
      </w:r>
      <w:r w:rsidR="1B7674EE" w:rsidRPr="21A048A5">
        <w:rPr>
          <w:rFonts w:ascii="Times New Roman" w:hAnsi="Times New Roman" w:cs="Times New Roman"/>
        </w:rPr>
        <w:t xml:space="preserve">The </w:t>
      </w:r>
      <w:r w:rsidR="47C5EE2D" w:rsidRPr="21A048A5">
        <w:rPr>
          <w:rFonts w:ascii="Times New Roman" w:hAnsi="Times New Roman" w:cs="Times New Roman"/>
        </w:rPr>
        <w:t xml:space="preserve">studies </w:t>
      </w:r>
      <w:r w:rsidR="1B7674EE" w:rsidRPr="21A048A5">
        <w:rPr>
          <w:rFonts w:ascii="Times New Roman" w:hAnsi="Times New Roman" w:cs="Times New Roman"/>
        </w:rPr>
        <w:t xml:space="preserve">were </w:t>
      </w:r>
      <w:r w:rsidR="4107328C" w:rsidRPr="21A048A5">
        <w:rPr>
          <w:rFonts w:ascii="Times New Roman" w:hAnsi="Times New Roman" w:cs="Times New Roman"/>
        </w:rPr>
        <w:t>predominantly</w:t>
      </w:r>
      <w:r w:rsidR="1B7674EE" w:rsidRPr="21A048A5">
        <w:rPr>
          <w:rFonts w:ascii="Times New Roman" w:hAnsi="Times New Roman" w:cs="Times New Roman"/>
        </w:rPr>
        <w:t xml:space="preserve"> from India (</w:t>
      </w:r>
      <w:r w:rsidR="1B7674EE" w:rsidRPr="21A048A5">
        <w:rPr>
          <w:rFonts w:ascii="Times New Roman" w:hAnsi="Times New Roman" w:cs="Times New Roman"/>
          <w:i/>
          <w:iCs/>
        </w:rPr>
        <w:t>n</w:t>
      </w:r>
      <w:r w:rsidR="1B7674EE" w:rsidRPr="21A048A5">
        <w:rPr>
          <w:rFonts w:ascii="Times New Roman" w:hAnsi="Times New Roman" w:cs="Times New Roman"/>
        </w:rPr>
        <w:t>=</w:t>
      </w:r>
      <w:r w:rsidR="3160F549" w:rsidRPr="21A048A5">
        <w:rPr>
          <w:rFonts w:ascii="Times New Roman" w:hAnsi="Times New Roman" w:cs="Times New Roman"/>
        </w:rPr>
        <w:t>36 studies</w:t>
      </w:r>
      <w:r w:rsidR="717BB85C" w:rsidRPr="21A048A5">
        <w:rPr>
          <w:rFonts w:ascii="Times New Roman" w:hAnsi="Times New Roman" w:cs="Times New Roman"/>
        </w:rPr>
        <w:t>, 43%</w:t>
      </w:r>
      <w:r w:rsidR="1B7674EE" w:rsidRPr="21A048A5">
        <w:rPr>
          <w:rFonts w:ascii="Times New Roman" w:hAnsi="Times New Roman" w:cs="Times New Roman"/>
        </w:rPr>
        <w:t>)</w:t>
      </w:r>
      <w:r w:rsidR="1A045DC1" w:rsidRPr="21A048A5">
        <w:rPr>
          <w:rFonts w:ascii="Times New Roman" w:hAnsi="Times New Roman" w:cs="Times New Roman"/>
        </w:rPr>
        <w:t xml:space="preserve">, </w:t>
      </w:r>
      <w:r w:rsidR="3160F549" w:rsidRPr="21A048A5">
        <w:rPr>
          <w:rFonts w:ascii="Times New Roman" w:hAnsi="Times New Roman" w:cs="Times New Roman"/>
        </w:rPr>
        <w:t xml:space="preserve">Bangladesh </w:t>
      </w:r>
      <w:r w:rsidR="1B7674EE" w:rsidRPr="21A048A5">
        <w:rPr>
          <w:rFonts w:ascii="Times New Roman" w:hAnsi="Times New Roman" w:cs="Times New Roman"/>
        </w:rPr>
        <w:t>(</w:t>
      </w:r>
      <w:r w:rsidR="1B7674EE" w:rsidRPr="21A048A5">
        <w:rPr>
          <w:rFonts w:ascii="Times New Roman" w:hAnsi="Times New Roman" w:cs="Times New Roman"/>
          <w:i/>
          <w:iCs/>
        </w:rPr>
        <w:t>n</w:t>
      </w:r>
      <w:r w:rsidR="1B7674EE" w:rsidRPr="21A048A5">
        <w:rPr>
          <w:rFonts w:ascii="Times New Roman" w:hAnsi="Times New Roman" w:cs="Times New Roman"/>
        </w:rPr>
        <w:t>=1</w:t>
      </w:r>
      <w:r w:rsidR="4BF5BDF6" w:rsidRPr="21A048A5">
        <w:rPr>
          <w:rFonts w:ascii="Times New Roman" w:hAnsi="Times New Roman" w:cs="Times New Roman"/>
        </w:rPr>
        <w:t>4</w:t>
      </w:r>
      <w:r w:rsidR="31270663" w:rsidRPr="21A048A5">
        <w:rPr>
          <w:rFonts w:ascii="Times New Roman" w:hAnsi="Times New Roman" w:cs="Times New Roman"/>
        </w:rPr>
        <w:t>, 14%</w:t>
      </w:r>
      <w:r w:rsidR="1B7674EE" w:rsidRPr="21A048A5">
        <w:rPr>
          <w:rFonts w:ascii="Times New Roman" w:hAnsi="Times New Roman" w:cs="Times New Roman"/>
        </w:rPr>
        <w:t>),</w:t>
      </w:r>
      <w:r w:rsidR="53E9F7EF" w:rsidRPr="21A048A5">
        <w:rPr>
          <w:rFonts w:ascii="Times New Roman" w:hAnsi="Times New Roman" w:cs="Times New Roman"/>
        </w:rPr>
        <w:t xml:space="preserve"> </w:t>
      </w:r>
      <w:r w:rsidR="409C7CC1" w:rsidRPr="21A048A5">
        <w:rPr>
          <w:rFonts w:ascii="Times New Roman" w:hAnsi="Times New Roman" w:cs="Times New Roman"/>
        </w:rPr>
        <w:t>Ethiopia</w:t>
      </w:r>
      <w:r w:rsidR="53E9F7EF" w:rsidRPr="21A048A5">
        <w:rPr>
          <w:rFonts w:ascii="Times New Roman" w:hAnsi="Times New Roman" w:cs="Times New Roman"/>
        </w:rPr>
        <w:t xml:space="preserve"> (</w:t>
      </w:r>
      <w:r w:rsidR="53E9F7EF" w:rsidRPr="21A048A5">
        <w:rPr>
          <w:rFonts w:ascii="Times New Roman" w:hAnsi="Times New Roman" w:cs="Times New Roman"/>
          <w:i/>
          <w:iCs/>
        </w:rPr>
        <w:t>n</w:t>
      </w:r>
      <w:r w:rsidR="53E9F7EF" w:rsidRPr="21A048A5">
        <w:rPr>
          <w:rFonts w:ascii="Times New Roman" w:hAnsi="Times New Roman" w:cs="Times New Roman"/>
        </w:rPr>
        <w:t>=1</w:t>
      </w:r>
      <w:r w:rsidR="23E9C27D" w:rsidRPr="21A048A5">
        <w:rPr>
          <w:rFonts w:ascii="Times New Roman" w:hAnsi="Times New Roman" w:cs="Times New Roman"/>
        </w:rPr>
        <w:t>1</w:t>
      </w:r>
      <w:r w:rsidR="53E9F7EF" w:rsidRPr="21A048A5">
        <w:rPr>
          <w:rFonts w:ascii="Times New Roman" w:hAnsi="Times New Roman" w:cs="Times New Roman"/>
        </w:rPr>
        <w:t>, 1</w:t>
      </w:r>
      <w:r w:rsidR="65C20EC1" w:rsidRPr="21A048A5">
        <w:rPr>
          <w:rFonts w:ascii="Times New Roman" w:hAnsi="Times New Roman" w:cs="Times New Roman"/>
        </w:rPr>
        <w:t>1</w:t>
      </w:r>
      <w:r w:rsidR="53E9F7EF" w:rsidRPr="21A048A5">
        <w:rPr>
          <w:rFonts w:ascii="Times New Roman" w:hAnsi="Times New Roman" w:cs="Times New Roman"/>
        </w:rPr>
        <w:t xml:space="preserve">%), Kenya </w:t>
      </w:r>
      <w:r w:rsidR="356BC43C" w:rsidRPr="21A048A5">
        <w:rPr>
          <w:rFonts w:ascii="Times New Roman" w:hAnsi="Times New Roman" w:cs="Times New Roman"/>
        </w:rPr>
        <w:t>(</w:t>
      </w:r>
      <w:r w:rsidR="356BC43C" w:rsidRPr="21A048A5">
        <w:rPr>
          <w:rFonts w:ascii="Times New Roman" w:hAnsi="Times New Roman" w:cs="Times New Roman"/>
          <w:i/>
          <w:iCs/>
        </w:rPr>
        <w:t>n</w:t>
      </w:r>
      <w:r w:rsidR="356BC43C" w:rsidRPr="21A048A5">
        <w:rPr>
          <w:rFonts w:ascii="Times New Roman" w:hAnsi="Times New Roman" w:cs="Times New Roman"/>
        </w:rPr>
        <w:t xml:space="preserve">=8, 10%) </w:t>
      </w:r>
      <w:r w:rsidR="53E9F7EF" w:rsidRPr="21A048A5">
        <w:rPr>
          <w:rFonts w:ascii="Times New Roman" w:hAnsi="Times New Roman" w:cs="Times New Roman"/>
        </w:rPr>
        <w:t xml:space="preserve">and Sudan </w:t>
      </w:r>
      <w:r w:rsidR="3D9C5E54" w:rsidRPr="21A048A5">
        <w:rPr>
          <w:rFonts w:ascii="Times New Roman" w:hAnsi="Times New Roman" w:cs="Times New Roman"/>
        </w:rPr>
        <w:t>(</w:t>
      </w:r>
      <w:r w:rsidR="53E9F7EF" w:rsidRPr="21A048A5">
        <w:rPr>
          <w:rFonts w:ascii="Times New Roman" w:hAnsi="Times New Roman" w:cs="Times New Roman"/>
          <w:i/>
          <w:iCs/>
        </w:rPr>
        <w:t>n</w:t>
      </w:r>
      <w:r w:rsidR="53E9F7EF" w:rsidRPr="21A048A5">
        <w:rPr>
          <w:rFonts w:ascii="Times New Roman" w:hAnsi="Times New Roman" w:cs="Times New Roman"/>
        </w:rPr>
        <w:t xml:space="preserve">=8, </w:t>
      </w:r>
      <w:r w:rsidR="77D15451" w:rsidRPr="21A048A5">
        <w:rPr>
          <w:rFonts w:ascii="Times New Roman" w:hAnsi="Times New Roman" w:cs="Times New Roman"/>
        </w:rPr>
        <w:t>10%);</w:t>
      </w:r>
      <w:r w:rsidR="6A7191D1" w:rsidRPr="21A048A5">
        <w:rPr>
          <w:rFonts w:ascii="Times New Roman" w:hAnsi="Times New Roman" w:cs="Times New Roman"/>
        </w:rPr>
        <w:t xml:space="preserve"> </w:t>
      </w:r>
      <w:r w:rsidR="247171E1" w:rsidRPr="21A048A5">
        <w:rPr>
          <w:rFonts w:ascii="Times New Roman" w:hAnsi="Times New Roman" w:cs="Times New Roman"/>
        </w:rPr>
        <w:t>these countries had disease burden</w:t>
      </w:r>
      <w:r w:rsidR="68C55951" w:rsidRPr="21A048A5">
        <w:rPr>
          <w:rFonts w:ascii="Times New Roman" w:hAnsi="Times New Roman" w:cs="Times New Roman"/>
        </w:rPr>
        <w:t>s</w:t>
      </w:r>
      <w:r w:rsidR="247171E1" w:rsidRPr="21A048A5">
        <w:rPr>
          <w:rFonts w:ascii="Times New Roman" w:hAnsi="Times New Roman" w:cs="Times New Roman"/>
        </w:rPr>
        <w:t xml:space="preserve"> ranging from</w:t>
      </w:r>
      <w:r w:rsidR="4A66C8DC" w:rsidRPr="21A048A5">
        <w:rPr>
          <w:rFonts w:ascii="Times New Roman" w:hAnsi="Times New Roman" w:cs="Times New Roman"/>
        </w:rPr>
        <w:t xml:space="preserve"> 13</w:t>
      </w:r>
      <w:r w:rsidR="4E00496B" w:rsidRPr="21A048A5">
        <w:rPr>
          <w:rFonts w:ascii="Times New Roman" w:hAnsi="Times New Roman" w:cs="Times New Roman"/>
        </w:rPr>
        <w:t>3</w:t>
      </w:r>
      <w:r w:rsidR="4A66C8DC" w:rsidRPr="21A048A5">
        <w:rPr>
          <w:rFonts w:ascii="Times New Roman" w:hAnsi="Times New Roman" w:cs="Times New Roman"/>
        </w:rPr>
        <w:t xml:space="preserve"> to 950 mean annual DALYs per million population</w:t>
      </w:r>
      <w:r w:rsidR="0266D221" w:rsidRPr="21A048A5">
        <w:rPr>
          <w:rFonts w:ascii="Times New Roman" w:hAnsi="Times New Roman" w:cs="Times New Roman"/>
        </w:rPr>
        <w:t xml:space="preserve"> (Fig</w:t>
      </w:r>
      <w:del w:id="32" w:author="Kannan.RK" w:date="2026-05-06T13:50:00Z">
        <w:r w:rsidR="0266D221" w:rsidRPr="21A048A5" w:rsidDel="00373766">
          <w:rPr>
            <w:rFonts w:ascii="Times New Roman" w:hAnsi="Times New Roman" w:cs="Times New Roman"/>
          </w:rPr>
          <w:delText>ure</w:delText>
        </w:r>
      </w:del>
      <w:r w:rsidR="0266D221" w:rsidRPr="21A048A5">
        <w:rPr>
          <w:rFonts w:ascii="Times New Roman" w:hAnsi="Times New Roman" w:cs="Times New Roman"/>
        </w:rPr>
        <w:t xml:space="preserve"> 8)</w:t>
      </w:r>
      <w:r w:rsidR="5DE36732" w:rsidRPr="21A048A5">
        <w:rPr>
          <w:rFonts w:ascii="Times New Roman" w:hAnsi="Times New Roman" w:cs="Times New Roman"/>
        </w:rPr>
        <w:t xml:space="preserve">. </w:t>
      </w:r>
      <w:r w:rsidR="18124A01" w:rsidRPr="21A048A5">
        <w:rPr>
          <w:rFonts w:ascii="Times New Roman" w:hAnsi="Times New Roman" w:cs="Times New Roman"/>
        </w:rPr>
        <w:t>Of these five</w:t>
      </w:r>
      <w:r w:rsidR="4191A573" w:rsidRPr="21A048A5">
        <w:rPr>
          <w:rFonts w:ascii="Times New Roman" w:hAnsi="Times New Roman" w:cs="Times New Roman"/>
        </w:rPr>
        <w:t xml:space="preserve"> countries</w:t>
      </w:r>
      <w:r w:rsidR="18124A01" w:rsidRPr="21A048A5">
        <w:rPr>
          <w:rFonts w:ascii="Times New Roman" w:hAnsi="Times New Roman" w:cs="Times New Roman"/>
        </w:rPr>
        <w:t xml:space="preserve">, only Sudan </w:t>
      </w:r>
      <w:r w:rsidR="68C55951" w:rsidRPr="21A048A5">
        <w:rPr>
          <w:rFonts w:ascii="Times New Roman" w:hAnsi="Times New Roman" w:cs="Times New Roman"/>
        </w:rPr>
        <w:t xml:space="preserve">was </w:t>
      </w:r>
      <w:r w:rsidR="18124A01" w:rsidRPr="21A048A5">
        <w:rPr>
          <w:rFonts w:ascii="Times New Roman" w:hAnsi="Times New Roman" w:cs="Times New Roman"/>
        </w:rPr>
        <w:t xml:space="preserve">also </w:t>
      </w:r>
      <w:r w:rsidR="1C08D026" w:rsidRPr="21A048A5">
        <w:rPr>
          <w:rFonts w:ascii="Times New Roman" w:hAnsi="Times New Roman" w:cs="Times New Roman"/>
        </w:rPr>
        <w:t>o</w:t>
      </w:r>
      <w:r w:rsidR="18124A01" w:rsidRPr="21A048A5">
        <w:rPr>
          <w:rFonts w:ascii="Times New Roman" w:hAnsi="Times New Roman" w:cs="Times New Roman"/>
        </w:rPr>
        <w:t>n</w:t>
      </w:r>
      <w:r w:rsidR="1C08D026" w:rsidRPr="21A048A5">
        <w:rPr>
          <w:rFonts w:ascii="Times New Roman" w:hAnsi="Times New Roman" w:cs="Times New Roman"/>
        </w:rPr>
        <w:t xml:space="preserve">e of </w:t>
      </w:r>
      <w:r w:rsidR="18124A01" w:rsidRPr="21A048A5">
        <w:rPr>
          <w:rFonts w:ascii="Times New Roman" w:hAnsi="Times New Roman" w:cs="Times New Roman"/>
        </w:rPr>
        <w:t xml:space="preserve">the five </w:t>
      </w:r>
      <w:r w:rsidR="68C55951" w:rsidRPr="21A048A5">
        <w:rPr>
          <w:rFonts w:ascii="Times New Roman" w:hAnsi="Times New Roman" w:cs="Times New Roman"/>
        </w:rPr>
        <w:t>highest-</w:t>
      </w:r>
      <w:r w:rsidR="18124A01" w:rsidRPr="21A048A5">
        <w:rPr>
          <w:rFonts w:ascii="Times New Roman" w:hAnsi="Times New Roman" w:cs="Times New Roman"/>
        </w:rPr>
        <w:t>burdened countries</w:t>
      </w:r>
      <w:r w:rsidR="0853E38B" w:rsidRPr="21A048A5">
        <w:rPr>
          <w:rFonts w:ascii="Times New Roman" w:hAnsi="Times New Roman" w:cs="Times New Roman"/>
        </w:rPr>
        <w:t xml:space="preserve">, </w:t>
      </w:r>
      <w:r w:rsidR="49D366F8" w:rsidRPr="21A048A5">
        <w:rPr>
          <w:rFonts w:ascii="Times New Roman" w:hAnsi="Times New Roman" w:cs="Times New Roman"/>
        </w:rPr>
        <w:t xml:space="preserve">while </w:t>
      </w:r>
      <w:r w:rsidR="0853E38B" w:rsidRPr="21A048A5">
        <w:rPr>
          <w:rFonts w:ascii="Times New Roman" w:hAnsi="Times New Roman" w:cs="Times New Roman"/>
        </w:rPr>
        <w:t xml:space="preserve">the other four </w:t>
      </w:r>
      <w:r w:rsidR="68C55951" w:rsidRPr="21A048A5">
        <w:rPr>
          <w:rFonts w:ascii="Times New Roman" w:hAnsi="Times New Roman" w:cs="Times New Roman"/>
        </w:rPr>
        <w:t xml:space="preserve">highest-burdened countries </w:t>
      </w:r>
      <w:r w:rsidR="16C3435B" w:rsidRPr="21A048A5">
        <w:rPr>
          <w:rFonts w:ascii="Times New Roman" w:hAnsi="Times New Roman" w:cs="Times New Roman"/>
        </w:rPr>
        <w:t xml:space="preserve">did not </w:t>
      </w:r>
      <w:r w:rsidR="68C55951" w:rsidRPr="21A048A5">
        <w:rPr>
          <w:rFonts w:ascii="Times New Roman" w:hAnsi="Times New Roman" w:cs="Times New Roman"/>
        </w:rPr>
        <w:t>host</w:t>
      </w:r>
      <w:r w:rsidR="16C3435B" w:rsidRPr="21A048A5">
        <w:rPr>
          <w:rFonts w:ascii="Times New Roman" w:hAnsi="Times New Roman" w:cs="Times New Roman"/>
        </w:rPr>
        <w:t xml:space="preserve"> any </w:t>
      </w:r>
      <w:r w:rsidR="7142F477" w:rsidRPr="21A048A5">
        <w:rPr>
          <w:rFonts w:ascii="Times New Roman" w:hAnsi="Times New Roman" w:cs="Times New Roman"/>
        </w:rPr>
        <w:t xml:space="preserve">VL </w:t>
      </w:r>
      <w:r w:rsidR="0853E38B" w:rsidRPr="21A048A5">
        <w:rPr>
          <w:rFonts w:ascii="Times New Roman" w:hAnsi="Times New Roman" w:cs="Times New Roman"/>
        </w:rPr>
        <w:t>stud</w:t>
      </w:r>
      <w:r w:rsidR="72AB38A0" w:rsidRPr="21A048A5">
        <w:rPr>
          <w:rFonts w:ascii="Times New Roman" w:hAnsi="Times New Roman" w:cs="Times New Roman"/>
        </w:rPr>
        <w:t>ies</w:t>
      </w:r>
      <w:r w:rsidR="30FEEF7E" w:rsidRPr="21A048A5">
        <w:rPr>
          <w:rFonts w:ascii="Times New Roman" w:hAnsi="Times New Roman" w:cs="Times New Roman"/>
        </w:rPr>
        <w:t>. T</w:t>
      </w:r>
      <w:r w:rsidR="6A1BE1B9" w:rsidRPr="21A048A5">
        <w:rPr>
          <w:rFonts w:ascii="Times New Roman" w:hAnsi="Times New Roman" w:cs="Times New Roman"/>
        </w:rPr>
        <w:t>he highest mean annual</w:t>
      </w:r>
      <w:r w:rsidR="1CB16635" w:rsidRPr="21A048A5">
        <w:rPr>
          <w:rFonts w:ascii="Times New Roman" w:hAnsi="Times New Roman" w:cs="Times New Roman"/>
        </w:rPr>
        <w:t xml:space="preserve"> burde</w:t>
      </w:r>
      <w:r w:rsidR="6A1BE1B9" w:rsidRPr="21A048A5">
        <w:rPr>
          <w:rFonts w:ascii="Times New Roman" w:hAnsi="Times New Roman" w:cs="Times New Roman"/>
        </w:rPr>
        <w:t xml:space="preserve">n </w:t>
      </w:r>
      <w:r w:rsidR="76844C0F" w:rsidRPr="21A048A5">
        <w:rPr>
          <w:rFonts w:ascii="Times New Roman" w:hAnsi="Times New Roman" w:cs="Times New Roman"/>
        </w:rPr>
        <w:t>was</w:t>
      </w:r>
      <w:r w:rsidR="23AB70E3" w:rsidRPr="21A048A5">
        <w:rPr>
          <w:rFonts w:ascii="Times New Roman" w:hAnsi="Times New Roman" w:cs="Times New Roman"/>
        </w:rPr>
        <w:t xml:space="preserve"> South Sudan </w:t>
      </w:r>
      <w:r w:rsidR="5D047F10" w:rsidRPr="21A048A5">
        <w:rPr>
          <w:rFonts w:ascii="Times New Roman" w:hAnsi="Times New Roman" w:cs="Times New Roman"/>
        </w:rPr>
        <w:t>with</w:t>
      </w:r>
      <w:r w:rsidR="23AB70E3" w:rsidRPr="21A048A5">
        <w:rPr>
          <w:rFonts w:ascii="Times New Roman" w:hAnsi="Times New Roman" w:cs="Times New Roman"/>
        </w:rPr>
        <w:t xml:space="preserve"> </w:t>
      </w:r>
      <w:r w:rsidR="00DE50D5" w:rsidRPr="21A048A5">
        <w:rPr>
          <w:rFonts w:ascii="Times New Roman" w:hAnsi="Times New Roman" w:cs="Times New Roman"/>
        </w:rPr>
        <w:t>11,501</w:t>
      </w:r>
      <w:r w:rsidR="23AB70E3" w:rsidRPr="21A048A5">
        <w:rPr>
          <w:rFonts w:ascii="Times New Roman" w:hAnsi="Times New Roman" w:cs="Times New Roman"/>
        </w:rPr>
        <w:t xml:space="preserve"> DALYs per million</w:t>
      </w:r>
      <w:r w:rsidR="2C8928A9" w:rsidRPr="21A048A5">
        <w:rPr>
          <w:rFonts w:ascii="Times New Roman" w:hAnsi="Times New Roman" w:cs="Times New Roman"/>
        </w:rPr>
        <w:t xml:space="preserve"> and no studies conducted</w:t>
      </w:r>
      <w:r w:rsidR="23AB70E3" w:rsidRPr="21A048A5">
        <w:rPr>
          <w:rFonts w:ascii="Times New Roman" w:hAnsi="Times New Roman" w:cs="Times New Roman"/>
        </w:rPr>
        <w:t>.</w:t>
      </w:r>
      <w:r w:rsidR="61B2B8D1" w:rsidRPr="21A048A5">
        <w:rPr>
          <w:rFonts w:ascii="Times New Roman" w:hAnsi="Times New Roman" w:cs="Times New Roman"/>
        </w:rPr>
        <w:t xml:space="preserve"> </w:t>
      </w:r>
      <w:r w:rsidR="25C5529B" w:rsidRPr="21A048A5">
        <w:rPr>
          <w:rFonts w:ascii="Times New Roman" w:hAnsi="Times New Roman" w:cs="Times New Roman"/>
        </w:rPr>
        <w:t>The UK (</w:t>
      </w:r>
      <w:r w:rsidR="25C5529B" w:rsidRPr="21A048A5">
        <w:rPr>
          <w:rFonts w:ascii="Times New Roman" w:hAnsi="Times New Roman" w:cs="Times New Roman"/>
          <w:i/>
          <w:iCs/>
        </w:rPr>
        <w:t>n</w:t>
      </w:r>
      <w:r w:rsidR="25C5529B" w:rsidRPr="21A048A5">
        <w:rPr>
          <w:rFonts w:ascii="Times New Roman" w:hAnsi="Times New Roman" w:cs="Times New Roman"/>
        </w:rPr>
        <w:t>=3), USA</w:t>
      </w:r>
      <w:r w:rsidR="08BCF90A" w:rsidRPr="21A048A5">
        <w:rPr>
          <w:rFonts w:ascii="Times New Roman" w:hAnsi="Times New Roman" w:cs="Times New Roman"/>
        </w:rPr>
        <w:t xml:space="preserve"> (</w:t>
      </w:r>
      <w:r w:rsidR="08BCF90A" w:rsidRPr="21A048A5">
        <w:rPr>
          <w:rFonts w:ascii="Times New Roman" w:hAnsi="Times New Roman" w:cs="Times New Roman"/>
          <w:i/>
          <w:iCs/>
        </w:rPr>
        <w:t>n</w:t>
      </w:r>
      <w:r w:rsidR="08BCF90A" w:rsidRPr="21A048A5">
        <w:rPr>
          <w:rFonts w:ascii="Times New Roman" w:hAnsi="Times New Roman" w:cs="Times New Roman"/>
        </w:rPr>
        <w:t xml:space="preserve">=2) and </w:t>
      </w:r>
      <w:r w:rsidR="25C5529B" w:rsidRPr="21A048A5">
        <w:rPr>
          <w:rFonts w:ascii="Times New Roman" w:hAnsi="Times New Roman" w:cs="Times New Roman"/>
        </w:rPr>
        <w:t>Cambodia</w:t>
      </w:r>
      <w:r w:rsidR="76728794" w:rsidRPr="21A048A5">
        <w:rPr>
          <w:rFonts w:ascii="Times New Roman" w:hAnsi="Times New Roman" w:cs="Times New Roman"/>
        </w:rPr>
        <w:t xml:space="preserve"> (</w:t>
      </w:r>
      <w:r w:rsidR="76728794" w:rsidRPr="21A048A5">
        <w:rPr>
          <w:rFonts w:ascii="Times New Roman" w:hAnsi="Times New Roman" w:cs="Times New Roman"/>
          <w:i/>
          <w:iCs/>
        </w:rPr>
        <w:t>n</w:t>
      </w:r>
      <w:r w:rsidR="76728794" w:rsidRPr="21A048A5">
        <w:rPr>
          <w:rFonts w:ascii="Times New Roman" w:hAnsi="Times New Roman" w:cs="Times New Roman"/>
        </w:rPr>
        <w:t xml:space="preserve">=1) conducted studies whilst having no </w:t>
      </w:r>
      <w:r w:rsidR="68C55951" w:rsidRPr="21A048A5">
        <w:rPr>
          <w:rFonts w:ascii="Times New Roman" w:hAnsi="Times New Roman" w:cs="Times New Roman"/>
        </w:rPr>
        <w:t xml:space="preserve">identified </w:t>
      </w:r>
      <w:r w:rsidR="76728794" w:rsidRPr="21A048A5">
        <w:rPr>
          <w:rFonts w:ascii="Times New Roman" w:hAnsi="Times New Roman" w:cs="Times New Roman"/>
        </w:rPr>
        <w:t>VL burden.</w:t>
      </w:r>
      <w:r w:rsidR="25C5529B" w:rsidRPr="21A048A5">
        <w:rPr>
          <w:rFonts w:ascii="Times New Roman" w:hAnsi="Times New Roman" w:cs="Times New Roman"/>
        </w:rPr>
        <w:t xml:space="preserve"> </w:t>
      </w:r>
      <w:r w:rsidR="473999AA" w:rsidRPr="21A048A5">
        <w:rPr>
          <w:rFonts w:ascii="Times New Roman" w:hAnsi="Times New Roman" w:cs="Times New Roman"/>
        </w:rPr>
        <w:t>Country (or countries) could not be determined for one study, though this study was withdrawn.</w:t>
      </w:r>
    </w:p>
    <w:p w14:paraId="2014424A" w14:textId="48EE6A70" w:rsidR="00153E7E" w:rsidRDefault="00153E7E" w:rsidP="00153E7E">
      <w:pPr>
        <w:ind w:firstLine="0"/>
      </w:pPr>
    </w:p>
    <w:p w14:paraId="470835BD" w14:textId="13AF8318" w:rsidR="00BC5D8B" w:rsidRDefault="00BC5D8B" w:rsidP="00BC5D8B">
      <w:pPr>
        <w:ind w:firstLine="0"/>
        <w:rPr>
          <w:rFonts w:eastAsiaTheme="minorEastAsia"/>
        </w:rPr>
      </w:pPr>
      <w:r w:rsidRPr="2A68BECE">
        <w:rPr>
          <w:rFonts w:ascii="Times New Roman" w:hAnsi="Times New Roman" w:cs="Times New Roman"/>
          <w:b/>
          <w:bCs/>
        </w:rPr>
        <w:t>Fig</w:t>
      </w:r>
      <w:del w:id="33" w:author="Kannan.RK" w:date="2026-05-06T13:50:00Z">
        <w:r w:rsidRPr="2A68BECE" w:rsidDel="00373766">
          <w:rPr>
            <w:rFonts w:ascii="Times New Roman" w:hAnsi="Times New Roman" w:cs="Times New Roman"/>
            <w:b/>
            <w:bCs/>
          </w:rPr>
          <w:delText>ure</w:delText>
        </w:r>
      </w:del>
      <w:r w:rsidRPr="2A68BECE">
        <w:rPr>
          <w:rFonts w:ascii="Times New Roman" w:hAnsi="Times New Roman" w:cs="Times New Roman"/>
          <w:b/>
          <w:bCs/>
        </w:rPr>
        <w:t xml:space="preserve"> </w:t>
      </w:r>
      <w:r>
        <w:rPr>
          <w:rFonts w:ascii="Times New Roman" w:hAnsi="Times New Roman" w:cs="Times New Roman"/>
          <w:b/>
          <w:bCs/>
        </w:rPr>
        <w:t>8</w:t>
      </w:r>
      <w:r w:rsidRPr="2A68BECE">
        <w:rPr>
          <w:rFonts w:ascii="Times New Roman" w:hAnsi="Times New Roman" w:cs="Times New Roman"/>
          <w:b/>
          <w:bCs/>
        </w:rPr>
        <w:t>:</w:t>
      </w:r>
      <w:r w:rsidRPr="2A68BECE">
        <w:rPr>
          <w:b/>
          <w:bCs/>
        </w:rPr>
        <w:t xml:space="preserve"> </w:t>
      </w:r>
      <w:r w:rsidRPr="2A68BECE">
        <w:rPr>
          <w:rFonts w:eastAsiaTheme="minorEastAsia"/>
          <w:b/>
          <w:bCs/>
        </w:rPr>
        <w:t xml:space="preserve">Registered </w:t>
      </w:r>
      <w:r>
        <w:rPr>
          <w:rFonts w:eastAsiaTheme="minorEastAsia"/>
          <w:b/>
          <w:bCs/>
        </w:rPr>
        <w:t>visceral leishmaniasis</w:t>
      </w:r>
      <w:r w:rsidRPr="2A68BECE">
        <w:rPr>
          <w:rFonts w:eastAsiaTheme="minorEastAsia"/>
          <w:b/>
          <w:bCs/>
        </w:rPr>
        <w:t xml:space="preserve"> studies in ICTRP and disease burden by country, split by decade. </w:t>
      </w:r>
      <w:r w:rsidRPr="2A68BECE">
        <w:rPr>
          <w:rFonts w:eastAsiaTheme="minorEastAsia"/>
        </w:rPr>
        <w:t xml:space="preserve">The length of the bar represents the number of studies registered in that country and decade in ICTRP. The size of the bubbles is proportional to the disease burden, represented as the mean annual DALYs per million population. The graph’s y axis has been truncated after </w:t>
      </w:r>
      <w:r>
        <w:rPr>
          <w:rFonts w:eastAsiaTheme="minorEastAsia"/>
        </w:rPr>
        <w:t>2</w:t>
      </w:r>
      <w:r w:rsidRPr="2A68BECE">
        <w:rPr>
          <w:rFonts w:eastAsiaTheme="minorEastAsia"/>
        </w:rPr>
        <w:t>0 countries for clarity.</w:t>
      </w:r>
    </w:p>
    <w:p w14:paraId="2CA03327" w14:textId="77777777" w:rsidR="00BC5D8B" w:rsidRDefault="00BC5D8B" w:rsidP="00153E7E">
      <w:pPr>
        <w:ind w:firstLine="0"/>
      </w:pPr>
    </w:p>
    <w:p w14:paraId="1D938F26" w14:textId="7EAF55E2" w:rsidR="00295B56" w:rsidRDefault="54B86877" w:rsidP="52A0F17D">
      <w:pPr>
        <w:rPr>
          <w:rFonts w:ascii="Times New Roman" w:hAnsi="Times New Roman" w:cs="Times New Roman"/>
        </w:rPr>
      </w:pPr>
      <w:r w:rsidRPr="2A68BECE">
        <w:rPr>
          <w:rFonts w:ascii="Times New Roman" w:hAnsi="Times New Roman" w:cs="Times New Roman"/>
        </w:rPr>
        <w:t xml:space="preserve">Inclusion age ranges </w:t>
      </w:r>
      <w:r w:rsidR="71DC5762" w:rsidRPr="2A68BECE">
        <w:rPr>
          <w:rFonts w:ascii="Times New Roman" w:hAnsi="Times New Roman" w:cs="Times New Roman"/>
        </w:rPr>
        <w:t xml:space="preserve">of studies often </w:t>
      </w:r>
      <w:r w:rsidR="00FB6FEF">
        <w:rPr>
          <w:rFonts w:ascii="Times New Roman" w:hAnsi="Times New Roman" w:cs="Times New Roman"/>
        </w:rPr>
        <w:t>encompassed</w:t>
      </w:r>
      <w:r w:rsidR="00FB6FEF" w:rsidRPr="2A68BECE">
        <w:rPr>
          <w:rFonts w:ascii="Times New Roman" w:hAnsi="Times New Roman" w:cs="Times New Roman"/>
        </w:rPr>
        <w:t xml:space="preserve"> </w:t>
      </w:r>
      <w:r w:rsidR="71DC5762" w:rsidRPr="2A68BECE">
        <w:rPr>
          <w:rFonts w:ascii="Times New Roman" w:hAnsi="Times New Roman" w:cs="Times New Roman"/>
        </w:rPr>
        <w:t>both children and adult populations</w:t>
      </w:r>
      <w:r w:rsidR="1494F784" w:rsidRPr="2A68BECE">
        <w:rPr>
          <w:rFonts w:ascii="Times New Roman" w:hAnsi="Times New Roman" w:cs="Times New Roman"/>
        </w:rPr>
        <w:t xml:space="preserve">, with </w:t>
      </w:r>
      <w:r w:rsidR="5D6CB551" w:rsidRPr="2A68BECE">
        <w:rPr>
          <w:rFonts w:ascii="Times New Roman" w:hAnsi="Times New Roman" w:cs="Times New Roman"/>
        </w:rPr>
        <w:t xml:space="preserve">56 </w:t>
      </w:r>
      <w:r w:rsidR="1494F784" w:rsidRPr="2A68BECE">
        <w:rPr>
          <w:rFonts w:ascii="Times New Roman" w:hAnsi="Times New Roman" w:cs="Times New Roman"/>
        </w:rPr>
        <w:t>studies</w:t>
      </w:r>
      <w:r w:rsidR="495A8306" w:rsidRPr="2A68BECE">
        <w:rPr>
          <w:rFonts w:ascii="Times New Roman" w:hAnsi="Times New Roman" w:cs="Times New Roman"/>
        </w:rPr>
        <w:t xml:space="preserve"> (6</w:t>
      </w:r>
      <w:r w:rsidR="3FF5A82A" w:rsidRPr="2A68BECE">
        <w:rPr>
          <w:rFonts w:ascii="Times New Roman" w:hAnsi="Times New Roman" w:cs="Times New Roman"/>
        </w:rPr>
        <w:t>7</w:t>
      </w:r>
      <w:r w:rsidR="495A8306" w:rsidRPr="2A68BECE">
        <w:rPr>
          <w:rFonts w:ascii="Times New Roman" w:hAnsi="Times New Roman" w:cs="Times New Roman"/>
        </w:rPr>
        <w:t>%)</w:t>
      </w:r>
      <w:r w:rsidR="1494F784" w:rsidRPr="2A68BECE">
        <w:rPr>
          <w:rFonts w:ascii="Times New Roman" w:hAnsi="Times New Roman" w:cs="Times New Roman"/>
        </w:rPr>
        <w:t xml:space="preserve"> </w:t>
      </w:r>
      <w:r w:rsidR="00FB6FEF">
        <w:rPr>
          <w:rFonts w:ascii="Times New Roman" w:hAnsi="Times New Roman" w:cs="Times New Roman"/>
        </w:rPr>
        <w:t>having</w:t>
      </w:r>
      <w:r w:rsidR="00FB6FEF" w:rsidRPr="2A68BECE">
        <w:rPr>
          <w:rFonts w:ascii="Times New Roman" w:hAnsi="Times New Roman" w:cs="Times New Roman"/>
        </w:rPr>
        <w:t xml:space="preserve"> </w:t>
      </w:r>
      <w:r w:rsidR="5176BA24" w:rsidRPr="2A68BECE">
        <w:rPr>
          <w:rFonts w:ascii="Times New Roman" w:hAnsi="Times New Roman" w:cs="Times New Roman"/>
        </w:rPr>
        <w:t>a</w:t>
      </w:r>
      <w:r w:rsidR="1494F784" w:rsidRPr="2A68BECE">
        <w:rPr>
          <w:rFonts w:ascii="Times New Roman" w:hAnsi="Times New Roman" w:cs="Times New Roman"/>
        </w:rPr>
        <w:t xml:space="preserve"> minimum inclusion age under 16 years</w:t>
      </w:r>
      <w:r w:rsidR="10EB1FEB" w:rsidRPr="2A68BECE">
        <w:rPr>
          <w:rFonts w:ascii="Times New Roman" w:hAnsi="Times New Roman" w:cs="Times New Roman"/>
        </w:rPr>
        <w:t>,</w:t>
      </w:r>
      <w:r w:rsidR="677B85BA" w:rsidRPr="2A68BECE">
        <w:rPr>
          <w:rFonts w:ascii="Times New Roman" w:hAnsi="Times New Roman" w:cs="Times New Roman"/>
        </w:rPr>
        <w:t xml:space="preserve"> though only </w:t>
      </w:r>
      <w:r w:rsidR="5A31117F" w:rsidRPr="2A68BECE">
        <w:rPr>
          <w:rFonts w:ascii="Times New Roman" w:hAnsi="Times New Roman" w:cs="Times New Roman"/>
        </w:rPr>
        <w:t xml:space="preserve">4 </w:t>
      </w:r>
      <w:r w:rsidR="677B85BA" w:rsidRPr="2A68BECE">
        <w:rPr>
          <w:rFonts w:ascii="Times New Roman" w:hAnsi="Times New Roman" w:cs="Times New Roman"/>
        </w:rPr>
        <w:t>of those 5</w:t>
      </w:r>
      <w:r w:rsidR="65AF0B7C" w:rsidRPr="2A68BECE">
        <w:rPr>
          <w:rFonts w:ascii="Times New Roman" w:hAnsi="Times New Roman" w:cs="Times New Roman"/>
        </w:rPr>
        <w:t>6</w:t>
      </w:r>
      <w:r w:rsidR="677B85BA" w:rsidRPr="2A68BECE">
        <w:rPr>
          <w:rFonts w:ascii="Times New Roman" w:hAnsi="Times New Roman" w:cs="Times New Roman"/>
        </w:rPr>
        <w:t xml:space="preserve"> (</w:t>
      </w:r>
      <w:r w:rsidR="77570B95" w:rsidRPr="2A68BECE">
        <w:rPr>
          <w:rFonts w:ascii="Times New Roman" w:hAnsi="Times New Roman" w:cs="Times New Roman"/>
        </w:rPr>
        <w:t>7</w:t>
      </w:r>
      <w:r w:rsidR="677B85BA" w:rsidRPr="2A68BECE">
        <w:rPr>
          <w:rFonts w:ascii="Times New Roman" w:hAnsi="Times New Roman" w:cs="Times New Roman"/>
        </w:rPr>
        <w:t>%) ha</w:t>
      </w:r>
      <w:r w:rsidR="00FB6FEF">
        <w:rPr>
          <w:rFonts w:ascii="Times New Roman" w:hAnsi="Times New Roman" w:cs="Times New Roman"/>
        </w:rPr>
        <w:t>d</w:t>
      </w:r>
      <w:r w:rsidR="677B85BA" w:rsidRPr="2A68BECE">
        <w:rPr>
          <w:rFonts w:ascii="Times New Roman" w:hAnsi="Times New Roman" w:cs="Times New Roman"/>
        </w:rPr>
        <w:t xml:space="preserve"> a maximum inclusion age under 18 years </w:t>
      </w:r>
      <w:r w:rsidR="13501114" w:rsidRPr="2A68BECE">
        <w:rPr>
          <w:rFonts w:ascii="Times New Roman" w:hAnsi="Times New Roman" w:cs="Times New Roman"/>
        </w:rPr>
        <w:t>(Fig</w:t>
      </w:r>
      <w:del w:id="34" w:author="Kannan.RK" w:date="2026-05-06T13:50:00Z">
        <w:r w:rsidR="13501114" w:rsidRPr="2A68BECE" w:rsidDel="00373766">
          <w:rPr>
            <w:rFonts w:ascii="Times New Roman" w:hAnsi="Times New Roman" w:cs="Times New Roman"/>
          </w:rPr>
          <w:delText>ure</w:delText>
        </w:r>
      </w:del>
      <w:r w:rsidR="13501114" w:rsidRPr="2A68BECE">
        <w:rPr>
          <w:rFonts w:ascii="Times New Roman" w:hAnsi="Times New Roman" w:cs="Times New Roman"/>
        </w:rPr>
        <w:t xml:space="preserve"> </w:t>
      </w:r>
      <w:r w:rsidR="2BBB76F5" w:rsidRPr="2A68BECE">
        <w:rPr>
          <w:rFonts w:ascii="Times New Roman" w:hAnsi="Times New Roman" w:cs="Times New Roman"/>
        </w:rPr>
        <w:t>5</w:t>
      </w:r>
      <w:r w:rsidR="13501114" w:rsidRPr="2A68BECE">
        <w:rPr>
          <w:rFonts w:ascii="Times New Roman" w:hAnsi="Times New Roman" w:cs="Times New Roman"/>
        </w:rPr>
        <w:t>)</w:t>
      </w:r>
      <w:r w:rsidR="677B85BA" w:rsidRPr="2A68BECE">
        <w:rPr>
          <w:rFonts w:ascii="Times New Roman" w:hAnsi="Times New Roman" w:cs="Times New Roman"/>
        </w:rPr>
        <w:t xml:space="preserve">. 23 </w:t>
      </w:r>
      <w:r w:rsidR="00FB6FEF">
        <w:rPr>
          <w:rFonts w:ascii="Times New Roman" w:hAnsi="Times New Roman" w:cs="Times New Roman"/>
        </w:rPr>
        <w:t xml:space="preserve">(27%) </w:t>
      </w:r>
      <w:r w:rsidR="677B85BA" w:rsidRPr="2A68BECE">
        <w:rPr>
          <w:rFonts w:ascii="Times New Roman" w:hAnsi="Times New Roman" w:cs="Times New Roman"/>
        </w:rPr>
        <w:t>of the 84</w:t>
      </w:r>
      <w:r w:rsidR="7B14EB46" w:rsidRPr="2A68BECE">
        <w:rPr>
          <w:rFonts w:ascii="Times New Roman" w:hAnsi="Times New Roman" w:cs="Times New Roman"/>
        </w:rPr>
        <w:t xml:space="preserve"> </w:t>
      </w:r>
      <w:r w:rsidR="677B85BA" w:rsidRPr="2A68BECE">
        <w:rPr>
          <w:rFonts w:ascii="Times New Roman" w:hAnsi="Times New Roman" w:cs="Times New Roman"/>
        </w:rPr>
        <w:t>studies</w:t>
      </w:r>
      <w:r w:rsidR="72E1FB01" w:rsidRPr="2A68BECE">
        <w:rPr>
          <w:rFonts w:ascii="Times New Roman" w:hAnsi="Times New Roman" w:cs="Times New Roman"/>
        </w:rPr>
        <w:t xml:space="preserve"> had a minimal inclusion age of 16 </w:t>
      </w:r>
      <w:r w:rsidR="00FB6FEF">
        <w:rPr>
          <w:rFonts w:ascii="Times New Roman" w:hAnsi="Times New Roman" w:cs="Times New Roman"/>
        </w:rPr>
        <w:t xml:space="preserve">years </w:t>
      </w:r>
      <w:r w:rsidR="72E1FB01" w:rsidRPr="2A68BECE">
        <w:rPr>
          <w:rFonts w:ascii="Times New Roman" w:hAnsi="Times New Roman" w:cs="Times New Roman"/>
        </w:rPr>
        <w:t xml:space="preserve">or above, and 5 </w:t>
      </w:r>
      <w:r w:rsidR="7965E696" w:rsidRPr="2A68BECE">
        <w:rPr>
          <w:rFonts w:ascii="Times New Roman" w:hAnsi="Times New Roman" w:cs="Times New Roman"/>
        </w:rPr>
        <w:t xml:space="preserve">(6%) </w:t>
      </w:r>
      <w:r w:rsidR="72E1FB01" w:rsidRPr="2A68BECE">
        <w:rPr>
          <w:rFonts w:ascii="Times New Roman" w:hAnsi="Times New Roman" w:cs="Times New Roman"/>
        </w:rPr>
        <w:t>had unclear inclusion age information.</w:t>
      </w:r>
      <w:r w:rsidR="5B78EF83" w:rsidRPr="2A68BECE">
        <w:rPr>
          <w:rFonts w:ascii="Times New Roman" w:hAnsi="Times New Roman" w:cs="Times New Roman"/>
        </w:rPr>
        <w:t xml:space="preserve"> All</w:t>
      </w:r>
      <w:r w:rsidR="10D7DA47" w:rsidRPr="2A68BECE">
        <w:rPr>
          <w:rFonts w:ascii="Times New Roman" w:hAnsi="Times New Roman" w:cs="Times New Roman"/>
        </w:rPr>
        <w:t xml:space="preserve"> 5 European Region studies exclusively included adults (</w:t>
      </w:r>
      <w:r w:rsidR="00FB6FEF">
        <w:rPr>
          <w:rFonts w:ascii="Times New Roman" w:hAnsi="Times New Roman" w:cs="Times New Roman"/>
        </w:rPr>
        <w:t>≥</w:t>
      </w:r>
      <w:r w:rsidR="10D7DA47" w:rsidRPr="2A68BECE">
        <w:rPr>
          <w:rFonts w:ascii="Times New Roman" w:hAnsi="Times New Roman" w:cs="Times New Roman"/>
        </w:rPr>
        <w:t>18 years).</w:t>
      </w:r>
    </w:p>
    <w:p w14:paraId="7FF59F6B" w14:textId="542754B8" w:rsidR="00400998" w:rsidRDefault="20D05A42" w:rsidP="3ABCC0A8">
      <w:pPr>
        <w:rPr>
          <w:rFonts w:ascii="Times New Roman" w:hAnsi="Times New Roman" w:cs="Times New Roman"/>
        </w:rPr>
      </w:pPr>
      <w:r w:rsidRPr="21A048A5">
        <w:rPr>
          <w:rFonts w:ascii="Times New Roman" w:hAnsi="Times New Roman" w:cs="Times New Roman"/>
        </w:rPr>
        <w:t>17</w:t>
      </w:r>
      <w:r w:rsidR="45CFD946" w:rsidRPr="21A048A5">
        <w:rPr>
          <w:rFonts w:ascii="Times New Roman" w:hAnsi="Times New Roman" w:cs="Times New Roman"/>
        </w:rPr>
        <w:t xml:space="preserve"> of the </w:t>
      </w:r>
      <w:r w:rsidR="14698CCC" w:rsidRPr="21A048A5">
        <w:rPr>
          <w:rFonts w:ascii="Times New Roman" w:hAnsi="Times New Roman" w:cs="Times New Roman"/>
        </w:rPr>
        <w:t xml:space="preserve">20 countries </w:t>
      </w:r>
      <w:r w:rsidR="00AA01D8" w:rsidRPr="21A048A5">
        <w:rPr>
          <w:rFonts w:ascii="Times New Roman" w:hAnsi="Times New Roman" w:cs="Times New Roman"/>
        </w:rPr>
        <w:t>with</w:t>
      </w:r>
      <w:r w:rsidR="14698CCC" w:rsidRPr="21A048A5">
        <w:rPr>
          <w:rFonts w:ascii="Times New Roman" w:hAnsi="Times New Roman" w:cs="Times New Roman"/>
        </w:rPr>
        <w:t xml:space="preserve"> the highest mean annual</w:t>
      </w:r>
      <w:r w:rsidR="00DF5C00" w:rsidRPr="21A048A5">
        <w:rPr>
          <w:rFonts w:ascii="Times New Roman" w:hAnsi="Times New Roman" w:cs="Times New Roman"/>
        </w:rPr>
        <w:t xml:space="preserve"> </w:t>
      </w:r>
      <w:r w:rsidR="14698CCC" w:rsidRPr="21A048A5">
        <w:rPr>
          <w:rFonts w:ascii="Times New Roman" w:hAnsi="Times New Roman" w:cs="Times New Roman"/>
        </w:rPr>
        <w:t>DALY burden</w:t>
      </w:r>
      <w:r w:rsidR="45CFD946" w:rsidRPr="21A048A5">
        <w:rPr>
          <w:rFonts w:ascii="Times New Roman" w:hAnsi="Times New Roman" w:cs="Times New Roman"/>
        </w:rPr>
        <w:t xml:space="preserve"> </w:t>
      </w:r>
      <w:r w:rsidR="282F9938" w:rsidRPr="21A048A5">
        <w:rPr>
          <w:rFonts w:ascii="Times New Roman" w:hAnsi="Times New Roman" w:cs="Times New Roman"/>
        </w:rPr>
        <w:t xml:space="preserve">in </w:t>
      </w:r>
      <w:r w:rsidR="45CFD946" w:rsidRPr="21A048A5">
        <w:rPr>
          <w:rFonts w:ascii="Times New Roman" w:hAnsi="Times New Roman" w:cs="Times New Roman"/>
        </w:rPr>
        <w:t>2004</w:t>
      </w:r>
      <w:r w:rsidR="00FB6FEF" w:rsidRPr="21A048A5">
        <w:rPr>
          <w:rFonts w:ascii="Aptos Narrow" w:hAnsi="Aptos Narrow" w:cs="Times New Roman"/>
        </w:rPr>
        <w:t>–</w:t>
      </w:r>
      <w:r w:rsidR="00FB6FEF" w:rsidRPr="21A048A5">
        <w:rPr>
          <w:rFonts w:ascii="Times New Roman" w:hAnsi="Times New Roman" w:cs="Times New Roman"/>
        </w:rPr>
        <w:t>20</w:t>
      </w:r>
      <w:r w:rsidR="45CFD946" w:rsidRPr="21A048A5">
        <w:rPr>
          <w:rFonts w:ascii="Times New Roman" w:hAnsi="Times New Roman" w:cs="Times New Roman"/>
        </w:rPr>
        <w:t xml:space="preserve">13 saw </w:t>
      </w:r>
      <w:r w:rsidR="1AB6CE69" w:rsidRPr="21A048A5">
        <w:rPr>
          <w:rFonts w:ascii="Times New Roman" w:hAnsi="Times New Roman" w:cs="Times New Roman"/>
        </w:rPr>
        <w:t>a</w:t>
      </w:r>
      <w:r w:rsidR="45CFD946" w:rsidRPr="21A048A5">
        <w:rPr>
          <w:rFonts w:ascii="Times New Roman" w:hAnsi="Times New Roman" w:cs="Times New Roman"/>
        </w:rPr>
        <w:t xml:space="preserve"> </w:t>
      </w:r>
      <w:r w:rsidR="3A1F8AF1" w:rsidRPr="21A048A5">
        <w:rPr>
          <w:rFonts w:ascii="Times New Roman" w:hAnsi="Times New Roman" w:cs="Times New Roman"/>
        </w:rPr>
        <w:t xml:space="preserve">decrease </w:t>
      </w:r>
      <w:r w:rsidR="45CFD946" w:rsidRPr="21A048A5">
        <w:rPr>
          <w:rFonts w:ascii="Times New Roman" w:hAnsi="Times New Roman" w:cs="Times New Roman"/>
        </w:rPr>
        <w:t xml:space="preserve">in </w:t>
      </w:r>
      <w:r w:rsidR="00DF5C00" w:rsidRPr="21A048A5">
        <w:rPr>
          <w:rFonts w:ascii="Times New Roman" w:hAnsi="Times New Roman" w:cs="Times New Roman"/>
        </w:rPr>
        <w:t xml:space="preserve">disease burden </w:t>
      </w:r>
      <w:r w:rsidR="74316089" w:rsidRPr="21A048A5">
        <w:rPr>
          <w:rFonts w:ascii="Times New Roman" w:hAnsi="Times New Roman" w:cs="Times New Roman"/>
        </w:rPr>
        <w:t>in 2014-2023</w:t>
      </w:r>
      <w:r w:rsidR="39D24CD3" w:rsidRPr="21A048A5">
        <w:rPr>
          <w:rFonts w:ascii="Times New Roman" w:hAnsi="Times New Roman" w:cs="Times New Roman"/>
        </w:rPr>
        <w:t xml:space="preserve"> </w:t>
      </w:r>
      <w:r w:rsidR="7DB8643C" w:rsidRPr="21A048A5">
        <w:rPr>
          <w:rFonts w:ascii="Times New Roman" w:hAnsi="Times New Roman" w:cs="Times New Roman"/>
        </w:rPr>
        <w:t>(</w:t>
      </w:r>
      <w:r w:rsidR="45CFD946" w:rsidRPr="21A048A5">
        <w:rPr>
          <w:rFonts w:ascii="Times New Roman" w:hAnsi="Times New Roman" w:cs="Times New Roman"/>
        </w:rPr>
        <w:t>mean</w:t>
      </w:r>
      <w:r w:rsidR="0DA8B178" w:rsidRPr="21A048A5">
        <w:rPr>
          <w:rFonts w:ascii="Times New Roman" w:hAnsi="Times New Roman" w:cs="Times New Roman"/>
        </w:rPr>
        <w:t xml:space="preserve"> percentage change</w:t>
      </w:r>
      <w:r w:rsidR="00A93506" w:rsidRPr="21A048A5">
        <w:rPr>
          <w:rFonts w:ascii="Times New Roman" w:hAnsi="Times New Roman" w:cs="Times New Roman"/>
        </w:rPr>
        <w:t xml:space="preserve"> </w:t>
      </w:r>
      <w:r w:rsidR="6F6C2E48" w:rsidRPr="21A048A5">
        <w:rPr>
          <w:rFonts w:ascii="Times New Roman" w:hAnsi="Times New Roman" w:cs="Times New Roman"/>
        </w:rPr>
        <w:t>-31</w:t>
      </w:r>
      <w:r w:rsidR="00A93506" w:rsidRPr="21A048A5">
        <w:rPr>
          <w:rFonts w:ascii="Times New Roman" w:hAnsi="Times New Roman" w:cs="Times New Roman"/>
        </w:rPr>
        <w:t>%</w:t>
      </w:r>
      <w:r w:rsidR="12E55503" w:rsidRPr="21A048A5">
        <w:rPr>
          <w:rFonts w:ascii="Times New Roman" w:hAnsi="Times New Roman" w:cs="Times New Roman"/>
        </w:rPr>
        <w:t>,</w:t>
      </w:r>
      <w:r w:rsidR="5146CC1C" w:rsidRPr="21A048A5">
        <w:rPr>
          <w:rFonts w:ascii="Times New Roman" w:hAnsi="Times New Roman" w:cs="Times New Roman"/>
        </w:rPr>
        <w:t xml:space="preserve"> </w:t>
      </w:r>
      <w:r w:rsidR="00A93506" w:rsidRPr="21A048A5">
        <w:rPr>
          <w:rFonts w:ascii="Times New Roman" w:hAnsi="Times New Roman" w:cs="Times New Roman"/>
        </w:rPr>
        <w:t>range</w:t>
      </w:r>
      <w:r w:rsidR="60A3B119" w:rsidRPr="21A048A5">
        <w:rPr>
          <w:rFonts w:ascii="Times New Roman" w:hAnsi="Times New Roman" w:cs="Times New Roman"/>
        </w:rPr>
        <w:t>:</w:t>
      </w:r>
      <w:r w:rsidR="00A93506" w:rsidRPr="21A048A5">
        <w:rPr>
          <w:rFonts w:ascii="Times New Roman" w:hAnsi="Times New Roman" w:cs="Times New Roman"/>
        </w:rPr>
        <w:t xml:space="preserve"> –94% </w:t>
      </w:r>
      <w:r w:rsidR="03415D58" w:rsidRPr="21A048A5">
        <w:rPr>
          <w:rFonts w:ascii="Times New Roman" w:hAnsi="Times New Roman" w:cs="Times New Roman"/>
        </w:rPr>
        <w:t>to</w:t>
      </w:r>
      <w:r w:rsidR="00A93506" w:rsidRPr="21A048A5">
        <w:rPr>
          <w:rFonts w:ascii="Times New Roman" w:hAnsi="Times New Roman" w:cs="Times New Roman"/>
        </w:rPr>
        <w:t xml:space="preserve"> </w:t>
      </w:r>
      <w:r w:rsidR="76517ADC" w:rsidRPr="21A048A5">
        <w:rPr>
          <w:rFonts w:ascii="Times New Roman" w:hAnsi="Times New Roman" w:cs="Times New Roman"/>
        </w:rPr>
        <w:t>109</w:t>
      </w:r>
      <w:r w:rsidR="00A93506" w:rsidRPr="21A048A5">
        <w:rPr>
          <w:rFonts w:ascii="Times New Roman" w:hAnsi="Times New Roman" w:cs="Times New Roman"/>
        </w:rPr>
        <w:t>%</w:t>
      </w:r>
      <w:r w:rsidR="675998C6" w:rsidRPr="21A048A5">
        <w:rPr>
          <w:rFonts w:ascii="Times New Roman" w:hAnsi="Times New Roman" w:cs="Times New Roman"/>
        </w:rPr>
        <w:t>)</w:t>
      </w:r>
      <w:r w:rsidR="03120578" w:rsidRPr="21A048A5">
        <w:rPr>
          <w:rFonts w:ascii="Times New Roman" w:hAnsi="Times New Roman" w:cs="Times New Roman"/>
        </w:rPr>
        <w:t>.</w:t>
      </w:r>
      <w:r w:rsidR="77EF70DA" w:rsidRPr="21A048A5">
        <w:rPr>
          <w:rFonts w:ascii="Times New Roman" w:hAnsi="Times New Roman" w:cs="Times New Roman"/>
        </w:rPr>
        <w:t xml:space="preserve"> </w:t>
      </w:r>
      <w:r w:rsidR="000018C3">
        <w:rPr>
          <w:rFonts w:ascii="Times New Roman" w:hAnsi="Times New Roman" w:cs="Times New Roman"/>
        </w:rPr>
        <w:t xml:space="preserve">Of the 17 countries, 6 also saw the number of studies decrease, whilst 2 saw an increase and 9 countries saw no studies in neither 2004-13 or 2014-23. </w:t>
      </w:r>
      <w:r w:rsidR="2F8C44A8" w:rsidRPr="21A048A5">
        <w:rPr>
          <w:rFonts w:ascii="Times New Roman" w:hAnsi="Times New Roman" w:cs="Times New Roman"/>
        </w:rPr>
        <w:t>I</w:t>
      </w:r>
      <w:r w:rsidR="77EF70DA" w:rsidRPr="21A048A5">
        <w:rPr>
          <w:rFonts w:ascii="Times New Roman" w:hAnsi="Times New Roman" w:cs="Times New Roman"/>
        </w:rPr>
        <w:t>n Southern Asia,</w:t>
      </w:r>
      <w:r w:rsidR="00DF5C00" w:rsidRPr="21A048A5">
        <w:rPr>
          <w:rFonts w:ascii="Times New Roman" w:hAnsi="Times New Roman" w:cs="Times New Roman"/>
        </w:rPr>
        <w:t xml:space="preserve"> 8 countries had some disease burden</w:t>
      </w:r>
      <w:r w:rsidR="092AF74C" w:rsidRPr="21A048A5">
        <w:rPr>
          <w:rFonts w:ascii="Times New Roman" w:hAnsi="Times New Roman" w:cs="Times New Roman"/>
        </w:rPr>
        <w:t>; all 8</w:t>
      </w:r>
      <w:r w:rsidR="00DF5C00" w:rsidRPr="21A048A5">
        <w:rPr>
          <w:rFonts w:ascii="Times New Roman" w:hAnsi="Times New Roman" w:cs="Times New Roman"/>
        </w:rPr>
        <w:t xml:space="preserve"> </w:t>
      </w:r>
      <w:r w:rsidR="77EF70DA" w:rsidRPr="21A048A5">
        <w:rPr>
          <w:rFonts w:ascii="Times New Roman" w:hAnsi="Times New Roman" w:cs="Times New Roman"/>
        </w:rPr>
        <w:t>saw</w:t>
      </w:r>
      <w:r w:rsidR="3BCEA158" w:rsidRPr="21A048A5">
        <w:rPr>
          <w:rFonts w:ascii="Times New Roman" w:hAnsi="Times New Roman" w:cs="Times New Roman"/>
        </w:rPr>
        <w:t xml:space="preserve"> </w:t>
      </w:r>
      <w:r w:rsidR="0E86071D" w:rsidRPr="21A048A5">
        <w:rPr>
          <w:rFonts w:ascii="Times New Roman" w:hAnsi="Times New Roman" w:cs="Times New Roman"/>
        </w:rPr>
        <w:t>a substantive</w:t>
      </w:r>
      <w:r w:rsidR="77EF70DA" w:rsidRPr="21A048A5">
        <w:rPr>
          <w:rFonts w:ascii="Times New Roman" w:hAnsi="Times New Roman" w:cs="Times New Roman"/>
        </w:rPr>
        <w:t xml:space="preserve"> decreas</w:t>
      </w:r>
      <w:r w:rsidR="19B6CF4D" w:rsidRPr="21A048A5">
        <w:rPr>
          <w:rFonts w:ascii="Times New Roman" w:hAnsi="Times New Roman" w:cs="Times New Roman"/>
        </w:rPr>
        <w:t xml:space="preserve">e in mean annual </w:t>
      </w:r>
      <w:r w:rsidR="68D0E1B9" w:rsidRPr="21A048A5">
        <w:rPr>
          <w:rFonts w:ascii="Times New Roman" w:hAnsi="Times New Roman" w:cs="Times New Roman"/>
        </w:rPr>
        <w:t>DALYs per million</w:t>
      </w:r>
      <w:r w:rsidR="1D80B4EF" w:rsidRPr="21A048A5">
        <w:rPr>
          <w:rFonts w:ascii="Times New Roman" w:hAnsi="Times New Roman" w:cs="Times New Roman"/>
        </w:rPr>
        <w:t xml:space="preserve"> with mean percent change of –6</w:t>
      </w:r>
      <w:r w:rsidR="1594F7E8" w:rsidRPr="21A048A5">
        <w:rPr>
          <w:rFonts w:ascii="Times New Roman" w:hAnsi="Times New Roman" w:cs="Times New Roman"/>
        </w:rPr>
        <w:t>6</w:t>
      </w:r>
      <w:r w:rsidR="1D80B4EF" w:rsidRPr="21A048A5">
        <w:rPr>
          <w:rFonts w:ascii="Times New Roman" w:hAnsi="Times New Roman" w:cs="Times New Roman"/>
        </w:rPr>
        <w:t xml:space="preserve">% </w:t>
      </w:r>
      <w:r w:rsidR="6BD6081B" w:rsidRPr="21A048A5">
        <w:rPr>
          <w:rFonts w:ascii="Times New Roman" w:hAnsi="Times New Roman" w:cs="Times New Roman"/>
        </w:rPr>
        <w:t>(</w:t>
      </w:r>
      <w:r w:rsidR="1D80B4EF" w:rsidRPr="21A048A5">
        <w:rPr>
          <w:rFonts w:ascii="Times New Roman" w:hAnsi="Times New Roman" w:cs="Times New Roman"/>
        </w:rPr>
        <w:t>range: -16% to -94</w:t>
      </w:r>
      <w:r w:rsidR="00DF5C00" w:rsidRPr="21A048A5">
        <w:rPr>
          <w:rFonts w:ascii="Times New Roman" w:hAnsi="Times New Roman" w:cs="Times New Roman"/>
        </w:rPr>
        <w:t>), while t</w:t>
      </w:r>
      <w:r w:rsidR="222B2853" w:rsidRPr="21A048A5">
        <w:rPr>
          <w:rFonts w:ascii="Times New Roman" w:hAnsi="Times New Roman" w:cs="Times New Roman"/>
        </w:rPr>
        <w:t>he number of studies decreased</w:t>
      </w:r>
      <w:r w:rsidR="66707E40" w:rsidRPr="21A048A5">
        <w:rPr>
          <w:rFonts w:ascii="Times New Roman" w:hAnsi="Times New Roman" w:cs="Times New Roman"/>
        </w:rPr>
        <w:t xml:space="preserve"> </w:t>
      </w:r>
      <w:r w:rsidR="68176336" w:rsidRPr="21A048A5">
        <w:rPr>
          <w:rFonts w:ascii="Times New Roman" w:hAnsi="Times New Roman" w:cs="Times New Roman"/>
        </w:rPr>
        <w:t>by 3</w:t>
      </w:r>
      <w:r w:rsidR="6C0F56DE" w:rsidRPr="21A048A5">
        <w:rPr>
          <w:rFonts w:ascii="Times New Roman" w:hAnsi="Times New Roman" w:cs="Times New Roman"/>
        </w:rPr>
        <w:t>3</w:t>
      </w:r>
      <w:r w:rsidR="68176336" w:rsidRPr="21A048A5">
        <w:rPr>
          <w:rFonts w:ascii="Times New Roman" w:hAnsi="Times New Roman" w:cs="Times New Roman"/>
        </w:rPr>
        <w:t>%,</w:t>
      </w:r>
      <w:r w:rsidR="222B2853" w:rsidRPr="21A048A5">
        <w:rPr>
          <w:rFonts w:ascii="Times New Roman" w:hAnsi="Times New Roman" w:cs="Times New Roman"/>
        </w:rPr>
        <w:t xml:space="preserve"> from </w:t>
      </w:r>
      <w:r w:rsidR="74D833FC" w:rsidRPr="21A048A5">
        <w:rPr>
          <w:rFonts w:ascii="Times New Roman" w:hAnsi="Times New Roman" w:cs="Times New Roman"/>
        </w:rPr>
        <w:t>3</w:t>
      </w:r>
      <w:r w:rsidR="64459DED" w:rsidRPr="21A048A5">
        <w:rPr>
          <w:rFonts w:ascii="Times New Roman" w:hAnsi="Times New Roman" w:cs="Times New Roman"/>
        </w:rPr>
        <w:t>3</w:t>
      </w:r>
      <w:r w:rsidR="74D833FC" w:rsidRPr="21A048A5">
        <w:rPr>
          <w:rFonts w:ascii="Times New Roman" w:hAnsi="Times New Roman" w:cs="Times New Roman"/>
        </w:rPr>
        <w:t xml:space="preserve"> </w:t>
      </w:r>
      <w:r w:rsidR="3E30DB62" w:rsidRPr="21A048A5">
        <w:rPr>
          <w:rFonts w:ascii="Times New Roman" w:hAnsi="Times New Roman" w:cs="Times New Roman"/>
        </w:rPr>
        <w:t xml:space="preserve">in </w:t>
      </w:r>
      <w:r w:rsidR="222B2853" w:rsidRPr="21A048A5">
        <w:rPr>
          <w:rFonts w:ascii="Times New Roman" w:hAnsi="Times New Roman" w:cs="Times New Roman"/>
        </w:rPr>
        <w:t>2004</w:t>
      </w:r>
      <w:r w:rsidR="000C6BF6" w:rsidRPr="21A048A5">
        <w:rPr>
          <w:rFonts w:ascii="Aptos Narrow" w:hAnsi="Aptos Narrow" w:cs="Times New Roman"/>
        </w:rPr>
        <w:t>–</w:t>
      </w:r>
      <w:r w:rsidR="000C6BF6" w:rsidRPr="21A048A5">
        <w:rPr>
          <w:rFonts w:ascii="Times New Roman" w:hAnsi="Times New Roman" w:cs="Times New Roman"/>
        </w:rPr>
        <w:t>20</w:t>
      </w:r>
      <w:r w:rsidR="222B2853" w:rsidRPr="21A048A5">
        <w:rPr>
          <w:rFonts w:ascii="Times New Roman" w:hAnsi="Times New Roman" w:cs="Times New Roman"/>
        </w:rPr>
        <w:t xml:space="preserve">13 to </w:t>
      </w:r>
      <w:r w:rsidR="247F2D9B" w:rsidRPr="21A048A5">
        <w:rPr>
          <w:rFonts w:ascii="Times New Roman" w:hAnsi="Times New Roman" w:cs="Times New Roman"/>
        </w:rPr>
        <w:t>2</w:t>
      </w:r>
      <w:r w:rsidR="6779846F" w:rsidRPr="21A048A5">
        <w:rPr>
          <w:rFonts w:ascii="Times New Roman" w:hAnsi="Times New Roman" w:cs="Times New Roman"/>
        </w:rPr>
        <w:t>2</w:t>
      </w:r>
      <w:r w:rsidR="247F2D9B" w:rsidRPr="21A048A5">
        <w:rPr>
          <w:rFonts w:ascii="Times New Roman" w:hAnsi="Times New Roman" w:cs="Times New Roman"/>
        </w:rPr>
        <w:t xml:space="preserve"> </w:t>
      </w:r>
      <w:r w:rsidR="34C0E509" w:rsidRPr="21A048A5">
        <w:rPr>
          <w:rFonts w:ascii="Times New Roman" w:hAnsi="Times New Roman" w:cs="Times New Roman"/>
        </w:rPr>
        <w:t xml:space="preserve">in </w:t>
      </w:r>
      <w:r w:rsidR="222B2853" w:rsidRPr="21A048A5">
        <w:rPr>
          <w:rFonts w:ascii="Times New Roman" w:hAnsi="Times New Roman" w:cs="Times New Roman"/>
        </w:rPr>
        <w:t>2014</w:t>
      </w:r>
      <w:r w:rsidR="000C6BF6" w:rsidRPr="21A048A5">
        <w:rPr>
          <w:rFonts w:ascii="Aptos Narrow" w:hAnsi="Aptos Narrow" w:cs="Times New Roman"/>
        </w:rPr>
        <w:t>–</w:t>
      </w:r>
      <w:r w:rsidR="000C6BF6" w:rsidRPr="21A048A5">
        <w:rPr>
          <w:rFonts w:ascii="Times New Roman" w:hAnsi="Times New Roman" w:cs="Times New Roman"/>
        </w:rPr>
        <w:t>20</w:t>
      </w:r>
      <w:r w:rsidR="222B2853" w:rsidRPr="21A048A5">
        <w:rPr>
          <w:rFonts w:ascii="Times New Roman" w:hAnsi="Times New Roman" w:cs="Times New Roman"/>
        </w:rPr>
        <w:t xml:space="preserve">23. </w:t>
      </w:r>
      <w:r w:rsidR="357AEC43" w:rsidRPr="21A048A5">
        <w:rPr>
          <w:rFonts w:ascii="Times New Roman" w:hAnsi="Times New Roman" w:cs="Times New Roman"/>
        </w:rPr>
        <w:t xml:space="preserve">The number of countries participating in studies </w:t>
      </w:r>
      <w:r w:rsidR="1CB14FD8" w:rsidRPr="21A048A5">
        <w:rPr>
          <w:rFonts w:ascii="Times New Roman" w:hAnsi="Times New Roman" w:cs="Times New Roman"/>
        </w:rPr>
        <w:t>in</w:t>
      </w:r>
      <w:r w:rsidR="6E8DB1A6" w:rsidRPr="21A048A5">
        <w:rPr>
          <w:rFonts w:ascii="Times New Roman" w:hAnsi="Times New Roman" w:cs="Times New Roman"/>
        </w:rPr>
        <w:t xml:space="preserve"> </w:t>
      </w:r>
      <w:r w:rsidR="357AEC43" w:rsidRPr="21A048A5">
        <w:rPr>
          <w:rFonts w:ascii="Times New Roman" w:hAnsi="Times New Roman" w:cs="Times New Roman"/>
        </w:rPr>
        <w:t>2004</w:t>
      </w:r>
      <w:r w:rsidR="000C6BF6" w:rsidRPr="21A048A5">
        <w:rPr>
          <w:rFonts w:ascii="Aptos Narrow" w:hAnsi="Aptos Narrow" w:cs="Times New Roman"/>
        </w:rPr>
        <w:t>–</w:t>
      </w:r>
      <w:r w:rsidR="000C6BF6" w:rsidRPr="21A048A5">
        <w:rPr>
          <w:rFonts w:ascii="Times New Roman" w:hAnsi="Times New Roman" w:cs="Times New Roman"/>
        </w:rPr>
        <w:t>20</w:t>
      </w:r>
      <w:r w:rsidR="357AEC43" w:rsidRPr="21A048A5">
        <w:rPr>
          <w:rFonts w:ascii="Times New Roman" w:hAnsi="Times New Roman" w:cs="Times New Roman"/>
        </w:rPr>
        <w:t xml:space="preserve">13 remained the same </w:t>
      </w:r>
      <w:r w:rsidR="2F8D971C" w:rsidRPr="21A048A5">
        <w:rPr>
          <w:rFonts w:ascii="Times New Roman" w:hAnsi="Times New Roman" w:cs="Times New Roman"/>
        </w:rPr>
        <w:t>in</w:t>
      </w:r>
      <w:r w:rsidR="357AEC43" w:rsidRPr="21A048A5">
        <w:rPr>
          <w:rFonts w:ascii="Times New Roman" w:hAnsi="Times New Roman" w:cs="Times New Roman"/>
        </w:rPr>
        <w:t xml:space="preserve"> 2014</w:t>
      </w:r>
      <w:r w:rsidR="000C6BF6" w:rsidRPr="21A048A5">
        <w:rPr>
          <w:rFonts w:ascii="Aptos Narrow" w:hAnsi="Aptos Narrow" w:cs="Times New Roman"/>
        </w:rPr>
        <w:t>–</w:t>
      </w:r>
      <w:r w:rsidR="000C6BF6" w:rsidRPr="21A048A5">
        <w:rPr>
          <w:rFonts w:ascii="Times New Roman" w:hAnsi="Times New Roman" w:cs="Times New Roman"/>
        </w:rPr>
        <w:t>20</w:t>
      </w:r>
      <w:r w:rsidR="357AEC43" w:rsidRPr="21A048A5">
        <w:rPr>
          <w:rFonts w:ascii="Times New Roman" w:hAnsi="Times New Roman" w:cs="Times New Roman"/>
        </w:rPr>
        <w:t>23 (11 countries)</w:t>
      </w:r>
      <w:r w:rsidR="66BB9DF6" w:rsidRPr="21A048A5">
        <w:rPr>
          <w:rFonts w:ascii="Times New Roman" w:hAnsi="Times New Roman" w:cs="Times New Roman"/>
        </w:rPr>
        <w:t xml:space="preserve"> (Fig</w:t>
      </w:r>
      <w:del w:id="35" w:author="Kannan.RK" w:date="2026-05-06T13:50:00Z">
        <w:r w:rsidR="66BB9DF6" w:rsidRPr="21A048A5" w:rsidDel="00373766">
          <w:rPr>
            <w:rFonts w:ascii="Times New Roman" w:hAnsi="Times New Roman" w:cs="Times New Roman"/>
          </w:rPr>
          <w:delText>ure</w:delText>
        </w:r>
      </w:del>
      <w:r w:rsidR="66BB9DF6" w:rsidRPr="21A048A5">
        <w:rPr>
          <w:rFonts w:ascii="Times New Roman" w:hAnsi="Times New Roman" w:cs="Times New Roman"/>
        </w:rPr>
        <w:t xml:space="preserve"> 8)</w:t>
      </w:r>
      <w:r w:rsidR="4DBC3589" w:rsidRPr="21A048A5">
        <w:rPr>
          <w:rFonts w:ascii="Times New Roman" w:hAnsi="Times New Roman" w:cs="Times New Roman"/>
        </w:rPr>
        <w:t>.</w:t>
      </w:r>
      <w:r w:rsidR="083A0E13" w:rsidRPr="21A048A5">
        <w:rPr>
          <w:rFonts w:ascii="Times New Roman" w:hAnsi="Times New Roman" w:cs="Times New Roman"/>
        </w:rPr>
        <w:t xml:space="preserve"> Ethiopia and Kenya</w:t>
      </w:r>
      <w:r w:rsidR="4DBC3589" w:rsidRPr="21A048A5">
        <w:rPr>
          <w:rFonts w:ascii="Times New Roman" w:hAnsi="Times New Roman" w:cs="Times New Roman"/>
        </w:rPr>
        <w:t xml:space="preserve"> </w:t>
      </w:r>
      <w:r w:rsidR="622BFA1C" w:rsidRPr="21A048A5">
        <w:rPr>
          <w:rFonts w:ascii="Times New Roman" w:hAnsi="Times New Roman" w:cs="Times New Roman"/>
        </w:rPr>
        <w:t xml:space="preserve">had more studies in the latter decade </w:t>
      </w:r>
      <w:r w:rsidR="252DBFDF" w:rsidRPr="21A048A5">
        <w:rPr>
          <w:rFonts w:ascii="Times New Roman" w:hAnsi="Times New Roman" w:cs="Times New Roman"/>
        </w:rPr>
        <w:t xml:space="preserve">(2014-23) </w:t>
      </w:r>
      <w:r w:rsidR="622BFA1C" w:rsidRPr="21A048A5">
        <w:rPr>
          <w:rFonts w:ascii="Times New Roman" w:hAnsi="Times New Roman" w:cs="Times New Roman"/>
        </w:rPr>
        <w:t xml:space="preserve">than </w:t>
      </w:r>
      <w:r w:rsidR="0BA960F7" w:rsidRPr="21A048A5">
        <w:rPr>
          <w:rFonts w:ascii="Times New Roman" w:hAnsi="Times New Roman" w:cs="Times New Roman"/>
        </w:rPr>
        <w:t xml:space="preserve">in </w:t>
      </w:r>
      <w:r w:rsidR="622BFA1C" w:rsidRPr="21A048A5">
        <w:rPr>
          <w:rFonts w:ascii="Times New Roman" w:hAnsi="Times New Roman" w:cs="Times New Roman"/>
        </w:rPr>
        <w:t>2004</w:t>
      </w:r>
      <w:r w:rsidR="000C6BF6" w:rsidRPr="21A048A5">
        <w:rPr>
          <w:rFonts w:ascii="Aptos Narrow" w:hAnsi="Aptos Narrow" w:cs="Times New Roman"/>
        </w:rPr>
        <w:t>–</w:t>
      </w:r>
      <w:r w:rsidR="000C6BF6" w:rsidRPr="21A048A5">
        <w:rPr>
          <w:rFonts w:ascii="Times New Roman" w:hAnsi="Times New Roman" w:cs="Times New Roman"/>
        </w:rPr>
        <w:lastRenderedPageBreak/>
        <w:t>20</w:t>
      </w:r>
      <w:r w:rsidR="622BFA1C" w:rsidRPr="21A048A5">
        <w:rPr>
          <w:rFonts w:ascii="Times New Roman" w:hAnsi="Times New Roman" w:cs="Times New Roman"/>
        </w:rPr>
        <w:t xml:space="preserve">13, </w:t>
      </w:r>
      <w:r w:rsidR="00AA123D" w:rsidRPr="21A048A5">
        <w:rPr>
          <w:rFonts w:ascii="Times New Roman" w:hAnsi="Times New Roman" w:cs="Times New Roman"/>
        </w:rPr>
        <w:t>increasing</w:t>
      </w:r>
      <w:r w:rsidR="622BFA1C" w:rsidRPr="21A048A5">
        <w:rPr>
          <w:rFonts w:ascii="Times New Roman" w:hAnsi="Times New Roman" w:cs="Times New Roman"/>
        </w:rPr>
        <w:t xml:space="preserve"> from 3 and 2</w:t>
      </w:r>
      <w:r w:rsidR="609B854B" w:rsidRPr="21A048A5">
        <w:rPr>
          <w:rFonts w:ascii="Times New Roman" w:hAnsi="Times New Roman" w:cs="Times New Roman"/>
        </w:rPr>
        <w:t xml:space="preserve"> to 8 and 6 studies</w:t>
      </w:r>
      <w:r w:rsidR="000C6BF6" w:rsidRPr="21A048A5">
        <w:rPr>
          <w:rFonts w:ascii="Times New Roman" w:hAnsi="Times New Roman" w:cs="Times New Roman"/>
        </w:rPr>
        <w:t>, respectively</w:t>
      </w:r>
      <w:r w:rsidR="15F14DDA" w:rsidRPr="21A048A5">
        <w:rPr>
          <w:rFonts w:ascii="Times New Roman" w:hAnsi="Times New Roman" w:cs="Times New Roman"/>
        </w:rPr>
        <w:t>.</w:t>
      </w:r>
      <w:r w:rsidR="0B7FACE0" w:rsidRPr="21A048A5">
        <w:rPr>
          <w:rFonts w:ascii="Times New Roman" w:hAnsi="Times New Roman" w:cs="Times New Roman"/>
        </w:rPr>
        <w:t xml:space="preserve"> </w:t>
      </w:r>
      <w:r w:rsidR="20B96595" w:rsidRPr="21A048A5">
        <w:rPr>
          <w:rFonts w:ascii="Times New Roman" w:hAnsi="Times New Roman" w:cs="Times New Roman"/>
        </w:rPr>
        <w:t xml:space="preserve">Ethiopia </w:t>
      </w:r>
      <w:r w:rsidR="000C6BF6" w:rsidRPr="21A048A5">
        <w:rPr>
          <w:rFonts w:ascii="Times New Roman" w:hAnsi="Times New Roman" w:cs="Times New Roman"/>
        </w:rPr>
        <w:t>noted</w:t>
      </w:r>
      <w:r w:rsidR="20B96595" w:rsidRPr="21A048A5">
        <w:rPr>
          <w:rFonts w:ascii="Times New Roman" w:hAnsi="Times New Roman" w:cs="Times New Roman"/>
        </w:rPr>
        <w:t xml:space="preserve"> a 35% decrease in the mean annual DALYs per million from 495 (2004</w:t>
      </w:r>
      <w:r w:rsidR="000C6BF6" w:rsidRPr="21A048A5">
        <w:rPr>
          <w:rFonts w:ascii="Aptos Narrow" w:hAnsi="Aptos Narrow" w:cs="Times New Roman"/>
        </w:rPr>
        <w:t>–</w:t>
      </w:r>
      <w:r w:rsidR="000C6BF6" w:rsidRPr="21A048A5">
        <w:rPr>
          <w:rFonts w:ascii="Times New Roman" w:hAnsi="Times New Roman" w:cs="Times New Roman"/>
        </w:rPr>
        <w:t>20</w:t>
      </w:r>
      <w:r w:rsidR="20B96595" w:rsidRPr="21A048A5">
        <w:rPr>
          <w:rFonts w:ascii="Times New Roman" w:hAnsi="Times New Roman" w:cs="Times New Roman"/>
        </w:rPr>
        <w:t>13) to 322 (2014</w:t>
      </w:r>
      <w:r w:rsidR="000C6BF6" w:rsidRPr="21A048A5">
        <w:rPr>
          <w:rFonts w:ascii="Aptos Narrow" w:hAnsi="Aptos Narrow" w:cs="Times New Roman"/>
        </w:rPr>
        <w:t>–</w:t>
      </w:r>
      <w:r w:rsidR="000C6BF6" w:rsidRPr="21A048A5">
        <w:rPr>
          <w:rFonts w:ascii="Times New Roman" w:hAnsi="Times New Roman" w:cs="Times New Roman"/>
        </w:rPr>
        <w:t>20</w:t>
      </w:r>
      <w:r w:rsidR="20B96595" w:rsidRPr="21A048A5">
        <w:rPr>
          <w:rFonts w:ascii="Times New Roman" w:hAnsi="Times New Roman" w:cs="Times New Roman"/>
        </w:rPr>
        <w:t>23)</w:t>
      </w:r>
      <w:r w:rsidR="4D604C02" w:rsidRPr="21A048A5">
        <w:rPr>
          <w:rFonts w:ascii="Times New Roman" w:hAnsi="Times New Roman" w:cs="Times New Roman"/>
        </w:rPr>
        <w:t xml:space="preserve">, Kenya </w:t>
      </w:r>
      <w:r w:rsidR="000C6BF6" w:rsidRPr="21A048A5">
        <w:rPr>
          <w:rFonts w:ascii="Times New Roman" w:hAnsi="Times New Roman" w:cs="Times New Roman"/>
        </w:rPr>
        <w:t>saw</w:t>
      </w:r>
      <w:r w:rsidR="4D604C02" w:rsidRPr="21A048A5">
        <w:rPr>
          <w:rFonts w:ascii="Times New Roman" w:hAnsi="Times New Roman" w:cs="Times New Roman"/>
        </w:rPr>
        <w:t xml:space="preserve"> an increase of 79% </w:t>
      </w:r>
      <w:r w:rsidR="71A3321D" w:rsidRPr="21A048A5">
        <w:rPr>
          <w:rFonts w:ascii="Times New Roman" w:hAnsi="Times New Roman" w:cs="Times New Roman"/>
        </w:rPr>
        <w:t xml:space="preserve">from </w:t>
      </w:r>
      <w:r w:rsidR="4D604C02" w:rsidRPr="21A048A5">
        <w:rPr>
          <w:rFonts w:ascii="Times New Roman" w:hAnsi="Times New Roman" w:cs="Times New Roman"/>
        </w:rPr>
        <w:t>120 to 215</w:t>
      </w:r>
      <w:r w:rsidR="20B96595" w:rsidRPr="21A048A5">
        <w:rPr>
          <w:rFonts w:ascii="Times New Roman" w:hAnsi="Times New Roman" w:cs="Times New Roman"/>
        </w:rPr>
        <w:t>.</w:t>
      </w:r>
      <w:r w:rsidR="7C7BBC6D" w:rsidRPr="21A048A5">
        <w:rPr>
          <w:rFonts w:ascii="Times New Roman" w:hAnsi="Times New Roman" w:cs="Times New Roman"/>
        </w:rPr>
        <w:t xml:space="preserve"> Sudan </w:t>
      </w:r>
      <w:r w:rsidR="000C6BF6" w:rsidRPr="21A048A5">
        <w:rPr>
          <w:rFonts w:ascii="Times New Roman" w:hAnsi="Times New Roman" w:cs="Times New Roman"/>
        </w:rPr>
        <w:t>had</w:t>
      </w:r>
      <w:r w:rsidR="7C7BBC6D" w:rsidRPr="21A048A5">
        <w:rPr>
          <w:rFonts w:ascii="Times New Roman" w:hAnsi="Times New Roman" w:cs="Times New Roman"/>
        </w:rPr>
        <w:t xml:space="preserve"> a decrease in studies</w:t>
      </w:r>
      <w:r w:rsidR="74226956" w:rsidRPr="21A048A5">
        <w:rPr>
          <w:rFonts w:ascii="Times New Roman" w:hAnsi="Times New Roman" w:cs="Times New Roman"/>
        </w:rPr>
        <w:t xml:space="preserve"> in 2014 compared to 2004-13</w:t>
      </w:r>
      <w:r w:rsidR="7C7BBC6D" w:rsidRPr="21A048A5">
        <w:rPr>
          <w:rFonts w:ascii="Times New Roman" w:hAnsi="Times New Roman" w:cs="Times New Roman"/>
        </w:rPr>
        <w:t>, from 6 to 2</w:t>
      </w:r>
      <w:r w:rsidR="20B96595" w:rsidRPr="21A048A5">
        <w:rPr>
          <w:rFonts w:ascii="Times New Roman" w:hAnsi="Times New Roman" w:cs="Times New Roman"/>
        </w:rPr>
        <w:t xml:space="preserve"> </w:t>
      </w:r>
      <w:r w:rsidR="22D9A8A6" w:rsidRPr="21A048A5">
        <w:rPr>
          <w:rFonts w:ascii="Times New Roman" w:hAnsi="Times New Roman" w:cs="Times New Roman"/>
        </w:rPr>
        <w:t xml:space="preserve">and a </w:t>
      </w:r>
      <w:r w:rsidR="000C6BF6" w:rsidRPr="21A048A5">
        <w:rPr>
          <w:rFonts w:ascii="Times New Roman" w:hAnsi="Times New Roman" w:cs="Times New Roman"/>
        </w:rPr>
        <w:t xml:space="preserve">55% </w:t>
      </w:r>
      <w:r w:rsidR="22D9A8A6" w:rsidRPr="21A048A5">
        <w:rPr>
          <w:rFonts w:ascii="Times New Roman" w:hAnsi="Times New Roman" w:cs="Times New Roman"/>
        </w:rPr>
        <w:t xml:space="preserve">decrease </w:t>
      </w:r>
      <w:r w:rsidR="000C6BF6" w:rsidRPr="21A048A5">
        <w:rPr>
          <w:rFonts w:ascii="Times New Roman" w:hAnsi="Times New Roman" w:cs="Times New Roman"/>
        </w:rPr>
        <w:t xml:space="preserve">in </w:t>
      </w:r>
      <w:r w:rsidR="22D9A8A6" w:rsidRPr="21A048A5">
        <w:rPr>
          <w:rFonts w:ascii="Times New Roman" w:hAnsi="Times New Roman" w:cs="Times New Roman"/>
        </w:rPr>
        <w:t>mean annual DALYs (1461 DALYs per million to 653).</w:t>
      </w:r>
      <w:r w:rsidR="20B96595" w:rsidRPr="21A048A5">
        <w:rPr>
          <w:rFonts w:ascii="Times New Roman" w:hAnsi="Times New Roman" w:cs="Times New Roman"/>
        </w:rPr>
        <w:t xml:space="preserve"> </w:t>
      </w:r>
    </w:p>
    <w:p w14:paraId="6E588933" w14:textId="7FEFFCDB" w:rsidR="00400998" w:rsidRDefault="00400998" w:rsidP="661FEE76">
      <w:pPr>
        <w:ind w:firstLine="0"/>
        <w:rPr>
          <w:rFonts w:ascii="Times New Roman" w:hAnsi="Times New Roman" w:cs="Times New Roman"/>
          <w:b/>
          <w:bCs/>
          <w:sz w:val="28"/>
          <w:szCs w:val="28"/>
        </w:rPr>
      </w:pPr>
      <w:r w:rsidRPr="21A048A5">
        <w:rPr>
          <w:rFonts w:ascii="Times New Roman" w:hAnsi="Times New Roman" w:cs="Times New Roman"/>
          <w:b/>
          <w:bCs/>
          <w:sz w:val="28"/>
          <w:szCs w:val="28"/>
        </w:rPr>
        <w:t>Discussion</w:t>
      </w:r>
    </w:p>
    <w:p w14:paraId="4D365E75" w14:textId="744CAE3D" w:rsidR="5F88E8FD" w:rsidRDefault="000C6BF6" w:rsidP="25D893A2">
      <w:pPr>
        <w:rPr>
          <w:rFonts w:ascii="Times New Roman" w:hAnsi="Times New Roman" w:cs="Times New Roman"/>
        </w:rPr>
      </w:pPr>
      <w:r w:rsidRPr="21A048A5">
        <w:rPr>
          <w:rFonts w:ascii="Times New Roman" w:hAnsi="Times New Roman" w:cs="Times New Roman"/>
        </w:rPr>
        <w:t>Our analyses</w:t>
      </w:r>
      <w:r w:rsidR="2475E6C7" w:rsidRPr="21A048A5">
        <w:rPr>
          <w:rFonts w:ascii="Times New Roman" w:hAnsi="Times New Roman" w:cs="Times New Roman"/>
        </w:rPr>
        <w:t xml:space="preserve"> </w:t>
      </w:r>
      <w:r w:rsidR="00A53643" w:rsidRPr="21A048A5">
        <w:rPr>
          <w:rFonts w:ascii="Times New Roman" w:hAnsi="Times New Roman" w:cs="Times New Roman"/>
        </w:rPr>
        <w:t xml:space="preserve">demonstrate </w:t>
      </w:r>
      <w:r w:rsidR="1BFE131B" w:rsidRPr="21A048A5">
        <w:rPr>
          <w:rFonts w:ascii="Times New Roman" w:hAnsi="Times New Roman" w:cs="Times New Roman"/>
        </w:rPr>
        <w:t xml:space="preserve">that for </w:t>
      </w:r>
      <w:r w:rsidR="00635F0E" w:rsidRPr="21A048A5">
        <w:rPr>
          <w:rFonts w:ascii="Times New Roman" w:hAnsi="Times New Roman" w:cs="Times New Roman"/>
        </w:rPr>
        <w:t>this</w:t>
      </w:r>
      <w:r w:rsidR="17A289F5" w:rsidRPr="21A048A5">
        <w:rPr>
          <w:rFonts w:ascii="Times New Roman" w:hAnsi="Times New Roman" w:cs="Times New Roman"/>
        </w:rPr>
        <w:t xml:space="preserve"> select</w:t>
      </w:r>
      <w:r w:rsidR="438DA1CC" w:rsidRPr="21A048A5">
        <w:rPr>
          <w:rFonts w:ascii="Times New Roman" w:hAnsi="Times New Roman" w:cs="Times New Roman"/>
        </w:rPr>
        <w:t>ed</w:t>
      </w:r>
      <w:r w:rsidR="17A289F5" w:rsidRPr="21A048A5">
        <w:rPr>
          <w:rFonts w:ascii="Times New Roman" w:hAnsi="Times New Roman" w:cs="Times New Roman"/>
        </w:rPr>
        <w:t xml:space="preserve"> group of </w:t>
      </w:r>
      <w:r w:rsidR="1BFE131B" w:rsidRPr="21A048A5">
        <w:rPr>
          <w:rFonts w:ascii="Times New Roman" w:hAnsi="Times New Roman" w:cs="Times New Roman"/>
        </w:rPr>
        <w:t xml:space="preserve">NTDs, clinical studies listed within ICTRP were </w:t>
      </w:r>
      <w:r w:rsidR="0DF15618" w:rsidRPr="21A048A5">
        <w:rPr>
          <w:rFonts w:ascii="Times New Roman" w:hAnsi="Times New Roman" w:cs="Times New Roman"/>
        </w:rPr>
        <w:t xml:space="preserve">largely conducted </w:t>
      </w:r>
      <w:r w:rsidR="1BFE131B" w:rsidRPr="21A048A5">
        <w:rPr>
          <w:rFonts w:ascii="Times New Roman" w:hAnsi="Times New Roman" w:cs="Times New Roman"/>
        </w:rPr>
        <w:t xml:space="preserve">in countries of significant </w:t>
      </w:r>
      <w:r w:rsidR="3E0E6F57" w:rsidRPr="21A048A5">
        <w:rPr>
          <w:rFonts w:ascii="Times New Roman" w:hAnsi="Times New Roman" w:cs="Times New Roman"/>
        </w:rPr>
        <w:t xml:space="preserve">disease burden. </w:t>
      </w:r>
      <w:r w:rsidR="23DAE4FB" w:rsidRPr="21A048A5">
        <w:rPr>
          <w:rFonts w:ascii="Times New Roman" w:hAnsi="Times New Roman" w:cs="Times New Roman"/>
        </w:rPr>
        <w:t>However</w:t>
      </w:r>
      <w:r w:rsidR="22017635" w:rsidRPr="21A048A5">
        <w:rPr>
          <w:rFonts w:ascii="Times New Roman" w:hAnsi="Times New Roman" w:cs="Times New Roman"/>
        </w:rPr>
        <w:t xml:space="preserve">, there </w:t>
      </w:r>
      <w:r w:rsidRPr="21A048A5">
        <w:rPr>
          <w:rFonts w:ascii="Times New Roman" w:hAnsi="Times New Roman" w:cs="Times New Roman"/>
        </w:rPr>
        <w:t>we</w:t>
      </w:r>
      <w:r w:rsidR="22017635" w:rsidRPr="21A048A5">
        <w:rPr>
          <w:rFonts w:ascii="Times New Roman" w:hAnsi="Times New Roman" w:cs="Times New Roman"/>
        </w:rPr>
        <w:t xml:space="preserve">re </w:t>
      </w:r>
      <w:r w:rsidR="0067240F" w:rsidRPr="21A048A5">
        <w:rPr>
          <w:rFonts w:ascii="Times New Roman" w:hAnsi="Times New Roman" w:cs="Times New Roman"/>
        </w:rPr>
        <w:t xml:space="preserve">some </w:t>
      </w:r>
      <w:r w:rsidR="00F74DFA" w:rsidRPr="21A048A5">
        <w:rPr>
          <w:rFonts w:ascii="Times New Roman" w:hAnsi="Times New Roman" w:cs="Times New Roman"/>
        </w:rPr>
        <w:t xml:space="preserve">high burden </w:t>
      </w:r>
      <w:r w:rsidR="22017635" w:rsidRPr="21A048A5">
        <w:rPr>
          <w:rFonts w:ascii="Times New Roman" w:hAnsi="Times New Roman" w:cs="Times New Roman"/>
        </w:rPr>
        <w:t xml:space="preserve">countries </w:t>
      </w:r>
      <w:r w:rsidR="00F74DFA" w:rsidRPr="21A048A5">
        <w:rPr>
          <w:rFonts w:ascii="Times New Roman" w:hAnsi="Times New Roman" w:cs="Times New Roman"/>
        </w:rPr>
        <w:t xml:space="preserve">across </w:t>
      </w:r>
      <w:r w:rsidR="22017635" w:rsidRPr="21A048A5">
        <w:rPr>
          <w:rFonts w:ascii="Times New Roman" w:hAnsi="Times New Roman" w:cs="Times New Roman"/>
        </w:rPr>
        <w:t xml:space="preserve">all four diseases </w:t>
      </w:r>
      <w:r w:rsidR="00BF7191" w:rsidRPr="21A048A5">
        <w:rPr>
          <w:rFonts w:ascii="Times New Roman" w:hAnsi="Times New Roman" w:cs="Times New Roman"/>
        </w:rPr>
        <w:t>without any trials undertaken</w:t>
      </w:r>
      <w:r w:rsidR="22017635" w:rsidRPr="21A048A5">
        <w:rPr>
          <w:rFonts w:ascii="Times New Roman" w:hAnsi="Times New Roman" w:cs="Times New Roman"/>
        </w:rPr>
        <w:t xml:space="preserve">, </w:t>
      </w:r>
      <w:r w:rsidR="649FAB42" w:rsidRPr="21A048A5">
        <w:rPr>
          <w:rFonts w:ascii="Times New Roman" w:hAnsi="Times New Roman" w:cs="Times New Roman"/>
        </w:rPr>
        <w:t xml:space="preserve">likely </w:t>
      </w:r>
      <w:r w:rsidRPr="21A048A5">
        <w:rPr>
          <w:rFonts w:ascii="Times New Roman" w:hAnsi="Times New Roman" w:cs="Times New Roman"/>
        </w:rPr>
        <w:t>indicating</w:t>
      </w:r>
      <w:r w:rsidR="649FAB42" w:rsidRPr="21A048A5">
        <w:rPr>
          <w:rFonts w:ascii="Times New Roman" w:hAnsi="Times New Roman" w:cs="Times New Roman"/>
        </w:rPr>
        <w:t xml:space="preserve"> that</w:t>
      </w:r>
      <w:r w:rsidR="22017635" w:rsidRPr="21A048A5">
        <w:rPr>
          <w:rFonts w:ascii="Times New Roman" w:hAnsi="Times New Roman" w:cs="Times New Roman"/>
        </w:rPr>
        <w:t xml:space="preserve"> many at</w:t>
      </w:r>
      <w:r w:rsidR="0184269B" w:rsidRPr="21A048A5">
        <w:rPr>
          <w:rFonts w:ascii="Times New Roman" w:hAnsi="Times New Roman" w:cs="Times New Roman"/>
        </w:rPr>
        <w:t>-</w:t>
      </w:r>
      <w:r w:rsidR="22017635" w:rsidRPr="21A048A5">
        <w:rPr>
          <w:rFonts w:ascii="Times New Roman" w:hAnsi="Times New Roman" w:cs="Times New Roman"/>
        </w:rPr>
        <w:t xml:space="preserve">risk populations </w:t>
      </w:r>
      <w:r w:rsidR="00B60C42" w:rsidRPr="21A048A5">
        <w:rPr>
          <w:rFonts w:ascii="Times New Roman" w:hAnsi="Times New Roman" w:cs="Times New Roman"/>
        </w:rPr>
        <w:t xml:space="preserve">were </w:t>
      </w:r>
      <w:r w:rsidR="22017635" w:rsidRPr="21A048A5">
        <w:rPr>
          <w:rFonts w:ascii="Times New Roman" w:hAnsi="Times New Roman" w:cs="Times New Roman"/>
        </w:rPr>
        <w:t xml:space="preserve">not involved in clinical </w:t>
      </w:r>
      <w:r w:rsidR="00B60C42" w:rsidRPr="21A048A5">
        <w:rPr>
          <w:rFonts w:ascii="Times New Roman" w:hAnsi="Times New Roman" w:cs="Times New Roman"/>
        </w:rPr>
        <w:t>research</w:t>
      </w:r>
      <w:r w:rsidR="22017635" w:rsidRPr="21A048A5">
        <w:rPr>
          <w:rFonts w:ascii="Times New Roman" w:hAnsi="Times New Roman" w:cs="Times New Roman"/>
        </w:rPr>
        <w:t>.</w:t>
      </w:r>
      <w:r w:rsidR="1F00C119" w:rsidRPr="21A048A5">
        <w:rPr>
          <w:rFonts w:ascii="Times New Roman" w:hAnsi="Times New Roman" w:cs="Times New Roman"/>
        </w:rPr>
        <w:t xml:space="preserve"> </w:t>
      </w:r>
      <w:r w:rsidR="0031102D" w:rsidRPr="21A048A5">
        <w:rPr>
          <w:rFonts w:ascii="Times New Roman" w:hAnsi="Times New Roman" w:cs="Times New Roman"/>
        </w:rPr>
        <w:t>C</w:t>
      </w:r>
      <w:r w:rsidR="00BF7191" w:rsidRPr="21A048A5">
        <w:rPr>
          <w:rFonts w:ascii="Times New Roman" w:hAnsi="Times New Roman" w:cs="Times New Roman"/>
        </w:rPr>
        <w:t xml:space="preserve">onducting </w:t>
      </w:r>
      <w:r w:rsidR="00B60C42" w:rsidRPr="21A048A5">
        <w:rPr>
          <w:rFonts w:ascii="Times New Roman" w:hAnsi="Times New Roman" w:cs="Times New Roman"/>
        </w:rPr>
        <w:t>clinical</w:t>
      </w:r>
      <w:r w:rsidR="1F00C119" w:rsidRPr="21A048A5">
        <w:rPr>
          <w:rFonts w:ascii="Times New Roman" w:hAnsi="Times New Roman" w:cs="Times New Roman"/>
        </w:rPr>
        <w:t xml:space="preserve"> research can be challenging in politically and economically unstable countries, which may explain the scarcity of studies in </w:t>
      </w:r>
      <w:r w:rsidR="00B60C42" w:rsidRPr="21A048A5">
        <w:rPr>
          <w:rFonts w:ascii="Times New Roman" w:hAnsi="Times New Roman" w:cs="Times New Roman"/>
        </w:rPr>
        <w:t xml:space="preserve">some </w:t>
      </w:r>
      <w:r w:rsidR="1F00C119" w:rsidRPr="21A048A5">
        <w:rPr>
          <w:rFonts w:ascii="Times New Roman" w:hAnsi="Times New Roman" w:cs="Times New Roman"/>
        </w:rPr>
        <w:t>environment</w:t>
      </w:r>
      <w:r w:rsidR="00B60C42" w:rsidRPr="21A048A5">
        <w:rPr>
          <w:rFonts w:ascii="Times New Roman" w:hAnsi="Times New Roman" w:cs="Times New Roman"/>
        </w:rPr>
        <w:t>s</w:t>
      </w:r>
      <w:r w:rsidR="22017635" w:rsidRPr="21A048A5">
        <w:rPr>
          <w:rFonts w:ascii="Times New Roman" w:hAnsi="Times New Roman" w:cs="Times New Roman"/>
        </w:rPr>
        <w:t>.</w:t>
      </w:r>
      <w:r w:rsidR="0CC64F0C" w:rsidRPr="21A048A5">
        <w:rPr>
          <w:rFonts w:ascii="Times New Roman" w:hAnsi="Times New Roman" w:cs="Times New Roman"/>
        </w:rPr>
        <w:t xml:space="preserve"> There were also several countries</w:t>
      </w:r>
      <w:r w:rsidR="22AAB923" w:rsidRPr="21A048A5">
        <w:rPr>
          <w:rFonts w:ascii="Times New Roman" w:hAnsi="Times New Roman" w:cs="Times New Roman"/>
        </w:rPr>
        <w:t xml:space="preserve">, predominately </w:t>
      </w:r>
      <w:r w:rsidR="3B3A688B" w:rsidRPr="21A048A5">
        <w:rPr>
          <w:rFonts w:ascii="Times New Roman" w:hAnsi="Times New Roman" w:cs="Times New Roman"/>
        </w:rPr>
        <w:t>high-income</w:t>
      </w:r>
      <w:r w:rsidR="22AAB923" w:rsidRPr="21A048A5">
        <w:rPr>
          <w:rFonts w:ascii="Times New Roman" w:hAnsi="Times New Roman" w:cs="Times New Roman"/>
        </w:rPr>
        <w:t xml:space="preserve"> countries,</w:t>
      </w:r>
      <w:r w:rsidR="0CC64F0C" w:rsidRPr="21A048A5">
        <w:rPr>
          <w:rFonts w:ascii="Times New Roman" w:hAnsi="Times New Roman" w:cs="Times New Roman"/>
        </w:rPr>
        <w:t xml:space="preserve"> which d</w:t>
      </w:r>
      <w:r w:rsidR="00B60C42" w:rsidRPr="21A048A5">
        <w:rPr>
          <w:rFonts w:ascii="Times New Roman" w:hAnsi="Times New Roman" w:cs="Times New Roman"/>
        </w:rPr>
        <w:t>id</w:t>
      </w:r>
      <w:r w:rsidR="0CC64F0C" w:rsidRPr="21A048A5">
        <w:rPr>
          <w:rFonts w:ascii="Times New Roman" w:hAnsi="Times New Roman" w:cs="Times New Roman"/>
        </w:rPr>
        <w:t xml:space="preserve"> not </w:t>
      </w:r>
      <w:r w:rsidR="00B60C42" w:rsidRPr="21A048A5">
        <w:rPr>
          <w:rFonts w:ascii="Times New Roman" w:hAnsi="Times New Roman" w:cs="Times New Roman"/>
        </w:rPr>
        <w:t>have a</w:t>
      </w:r>
      <w:r w:rsidR="00440B2B" w:rsidRPr="21A048A5">
        <w:rPr>
          <w:rFonts w:ascii="Times New Roman" w:hAnsi="Times New Roman" w:cs="Times New Roman"/>
        </w:rPr>
        <w:t xml:space="preserve"> reported </w:t>
      </w:r>
      <w:r w:rsidR="0CC64F0C" w:rsidRPr="21A048A5">
        <w:rPr>
          <w:rFonts w:ascii="Times New Roman" w:hAnsi="Times New Roman" w:cs="Times New Roman"/>
        </w:rPr>
        <w:t>disease burden but were involved</w:t>
      </w:r>
      <w:r w:rsidR="00B60C42" w:rsidRPr="21A048A5">
        <w:rPr>
          <w:rFonts w:ascii="Times New Roman" w:hAnsi="Times New Roman" w:cs="Times New Roman"/>
        </w:rPr>
        <w:t>,</w:t>
      </w:r>
      <w:r w:rsidR="0CC64F0C" w:rsidRPr="21A048A5">
        <w:rPr>
          <w:rFonts w:ascii="Times New Roman" w:hAnsi="Times New Roman" w:cs="Times New Roman"/>
        </w:rPr>
        <w:t xml:space="preserve"> partially or </w:t>
      </w:r>
      <w:r w:rsidR="7D4A877F" w:rsidRPr="21A048A5">
        <w:rPr>
          <w:rFonts w:ascii="Times New Roman" w:hAnsi="Times New Roman" w:cs="Times New Roman"/>
        </w:rPr>
        <w:t>exclusively</w:t>
      </w:r>
      <w:r w:rsidR="00B60C42" w:rsidRPr="21A048A5">
        <w:rPr>
          <w:rFonts w:ascii="Times New Roman" w:hAnsi="Times New Roman" w:cs="Times New Roman"/>
        </w:rPr>
        <w:t>,</w:t>
      </w:r>
      <w:r w:rsidR="7D4A877F" w:rsidRPr="21A048A5">
        <w:rPr>
          <w:rFonts w:ascii="Times New Roman" w:hAnsi="Times New Roman" w:cs="Times New Roman"/>
        </w:rPr>
        <w:t xml:space="preserve"> </w:t>
      </w:r>
      <w:r w:rsidR="0CC64F0C" w:rsidRPr="21A048A5">
        <w:rPr>
          <w:rFonts w:ascii="Times New Roman" w:hAnsi="Times New Roman" w:cs="Times New Roman"/>
        </w:rPr>
        <w:t xml:space="preserve">in </w:t>
      </w:r>
      <w:r w:rsidR="00B60C42" w:rsidRPr="21A048A5">
        <w:rPr>
          <w:rFonts w:ascii="Times New Roman" w:hAnsi="Times New Roman" w:cs="Times New Roman"/>
        </w:rPr>
        <w:t xml:space="preserve">registered </w:t>
      </w:r>
      <w:r w:rsidR="0CC64F0C" w:rsidRPr="21A048A5">
        <w:rPr>
          <w:rFonts w:ascii="Times New Roman" w:hAnsi="Times New Roman" w:cs="Times New Roman"/>
        </w:rPr>
        <w:t>studies.</w:t>
      </w:r>
    </w:p>
    <w:p w14:paraId="0D94016E" w14:textId="0FD01D02" w:rsidR="5F88E8FD" w:rsidRDefault="2D813B6C" w:rsidP="3ABCC0A8">
      <w:pPr>
        <w:rPr>
          <w:rFonts w:ascii="Times New Roman" w:hAnsi="Times New Roman" w:cs="Times New Roman"/>
        </w:rPr>
      </w:pPr>
      <w:r w:rsidRPr="21A048A5">
        <w:rPr>
          <w:rFonts w:ascii="Times New Roman" w:hAnsi="Times New Roman" w:cs="Times New Roman"/>
        </w:rPr>
        <w:t xml:space="preserve">More study registration in all four NTDs in 2014-23 than in 2004-13 indicated a potential increase in the volume of research being implemented over time; it could also simply reflect an increase in the </w:t>
      </w:r>
      <w:r w:rsidR="06F50FF3" w:rsidRPr="21A048A5">
        <w:rPr>
          <w:rFonts w:ascii="Times New Roman" w:hAnsi="Times New Roman" w:cs="Times New Roman"/>
        </w:rPr>
        <w:t>number</w:t>
      </w:r>
      <w:r w:rsidRPr="21A048A5">
        <w:rPr>
          <w:rFonts w:ascii="Times New Roman" w:hAnsi="Times New Roman" w:cs="Times New Roman"/>
        </w:rPr>
        <w:t xml:space="preserve"> of study registration</w:t>
      </w:r>
      <w:r w:rsidR="166A3E1E" w:rsidRPr="21A048A5">
        <w:rPr>
          <w:rFonts w:ascii="Times New Roman" w:hAnsi="Times New Roman" w:cs="Times New Roman"/>
        </w:rPr>
        <w:t>s</w:t>
      </w:r>
      <w:r w:rsidR="23903D49" w:rsidRPr="21A048A5">
        <w:rPr>
          <w:rFonts w:ascii="Times New Roman" w:hAnsi="Times New Roman" w:cs="Times New Roman"/>
        </w:rPr>
        <w:t xml:space="preserve"> or</w:t>
      </w:r>
      <w:r w:rsidR="3CB5A665" w:rsidRPr="21A048A5">
        <w:rPr>
          <w:rFonts w:ascii="Times New Roman" w:hAnsi="Times New Roman" w:cs="Times New Roman"/>
        </w:rPr>
        <w:t xml:space="preserve"> due to the increased </w:t>
      </w:r>
      <w:r w:rsidR="2514B644" w:rsidRPr="21A048A5">
        <w:rPr>
          <w:rFonts w:ascii="Times New Roman" w:hAnsi="Times New Roman" w:cs="Times New Roman"/>
        </w:rPr>
        <w:t>recognition</w:t>
      </w:r>
      <w:r w:rsidR="3CB5A665" w:rsidRPr="21A048A5">
        <w:rPr>
          <w:rFonts w:ascii="Times New Roman" w:hAnsi="Times New Roman" w:cs="Times New Roman"/>
        </w:rPr>
        <w:t xml:space="preserve"> o</w:t>
      </w:r>
      <w:r w:rsidR="0B33D267" w:rsidRPr="21A048A5">
        <w:rPr>
          <w:rFonts w:ascii="Times New Roman" w:hAnsi="Times New Roman" w:cs="Times New Roman"/>
        </w:rPr>
        <w:t>f</w:t>
      </w:r>
      <w:r w:rsidR="3CB5A665" w:rsidRPr="21A048A5">
        <w:rPr>
          <w:rFonts w:ascii="Times New Roman" w:hAnsi="Times New Roman" w:cs="Times New Roman"/>
        </w:rPr>
        <w:t xml:space="preserve"> the importance of NTDs </w:t>
      </w:r>
      <w:r w:rsidR="27ACEE87" w:rsidRPr="21A048A5">
        <w:rPr>
          <w:rFonts w:ascii="Times New Roman" w:hAnsi="Times New Roman" w:cs="Times New Roman"/>
        </w:rPr>
        <w:t>by</w:t>
      </w:r>
      <w:r w:rsidR="3CB5A665" w:rsidRPr="21A048A5">
        <w:rPr>
          <w:rFonts w:ascii="Times New Roman" w:hAnsi="Times New Roman" w:cs="Times New Roman"/>
        </w:rPr>
        <w:t xml:space="preserve"> the</w:t>
      </w:r>
      <w:r w:rsidR="2514B644" w:rsidRPr="21A048A5">
        <w:rPr>
          <w:rFonts w:ascii="Times New Roman" w:hAnsi="Times New Roman" w:cs="Times New Roman"/>
        </w:rPr>
        <w:t xml:space="preserve"> London Declaration of 2012</w:t>
      </w:r>
      <w:r w:rsidR="3CB5A665" w:rsidRPr="21A048A5">
        <w:rPr>
          <w:rFonts w:ascii="Times New Roman" w:hAnsi="Times New Roman" w:cs="Times New Roman"/>
        </w:rPr>
        <w:t xml:space="preserve"> </w:t>
      </w:r>
      <w:r w:rsidR="3384D82F" w:rsidRPr="21A048A5">
        <w:rPr>
          <w:rFonts w:ascii="Times New Roman" w:hAnsi="Times New Roman" w:cs="Times New Roman"/>
        </w:rPr>
        <w:t>[</w:t>
      </w:r>
      <w:r w:rsidR="3B8B5A13" w:rsidRPr="21A048A5">
        <w:rPr>
          <w:rFonts w:ascii="Times New Roman" w:hAnsi="Times New Roman" w:cs="Times New Roman"/>
        </w:rPr>
        <w:t>28</w:t>
      </w:r>
      <w:r w:rsidR="3384D82F" w:rsidRPr="21A048A5">
        <w:rPr>
          <w:rFonts w:ascii="Times New Roman" w:hAnsi="Times New Roman" w:cs="Times New Roman"/>
        </w:rPr>
        <w:t>]</w:t>
      </w:r>
      <w:r w:rsidR="2514B644" w:rsidRPr="21A048A5">
        <w:rPr>
          <w:rFonts w:ascii="Times New Roman" w:hAnsi="Times New Roman" w:cs="Times New Roman"/>
        </w:rPr>
        <w:t xml:space="preserve"> and the WHO NTDs roadmaps </w:t>
      </w:r>
      <w:r w:rsidR="6810BDC7" w:rsidRPr="21A048A5">
        <w:rPr>
          <w:rFonts w:ascii="Times New Roman" w:hAnsi="Times New Roman" w:cs="Times New Roman"/>
        </w:rPr>
        <w:t>[4,5]</w:t>
      </w:r>
      <w:r w:rsidR="2A398610" w:rsidRPr="21A048A5">
        <w:rPr>
          <w:rFonts w:ascii="Times New Roman" w:hAnsi="Times New Roman" w:cs="Times New Roman"/>
        </w:rPr>
        <w:t>, amongst other things</w:t>
      </w:r>
      <w:r w:rsidRPr="21A048A5">
        <w:rPr>
          <w:rFonts w:ascii="Times New Roman" w:hAnsi="Times New Roman" w:cs="Times New Roman"/>
        </w:rPr>
        <w:t>.</w:t>
      </w:r>
      <w:r w:rsidR="5802003B" w:rsidRPr="21A048A5">
        <w:rPr>
          <w:rFonts w:ascii="Times New Roman" w:hAnsi="Times New Roman" w:cs="Times New Roman"/>
        </w:rPr>
        <w:t xml:space="preserve"> </w:t>
      </w:r>
      <w:r w:rsidR="4204DDF8" w:rsidRPr="21A048A5">
        <w:rPr>
          <w:rFonts w:ascii="Times New Roman" w:hAnsi="Times New Roman" w:cs="Times New Roman"/>
        </w:rPr>
        <w:t xml:space="preserve">This has also </w:t>
      </w:r>
      <w:r w:rsidR="661637D6" w:rsidRPr="21A048A5">
        <w:rPr>
          <w:rFonts w:ascii="Times New Roman" w:hAnsi="Times New Roman" w:cs="Times New Roman"/>
        </w:rPr>
        <w:t xml:space="preserve">coincided </w:t>
      </w:r>
      <w:r w:rsidR="4204DDF8" w:rsidRPr="21A048A5">
        <w:rPr>
          <w:rFonts w:ascii="Times New Roman" w:hAnsi="Times New Roman" w:cs="Times New Roman"/>
        </w:rPr>
        <w:t xml:space="preserve">with a general </w:t>
      </w:r>
      <w:r w:rsidR="4350BAD4" w:rsidRPr="21A048A5">
        <w:rPr>
          <w:rFonts w:ascii="Times New Roman" w:hAnsi="Times New Roman" w:cs="Times New Roman"/>
        </w:rPr>
        <w:t xml:space="preserve">global </w:t>
      </w:r>
      <w:r w:rsidR="4204DDF8" w:rsidRPr="21A048A5">
        <w:rPr>
          <w:rFonts w:ascii="Times New Roman" w:hAnsi="Times New Roman" w:cs="Times New Roman"/>
        </w:rPr>
        <w:t>decline in the disease burden</w:t>
      </w:r>
      <w:r w:rsidR="4350BAD4" w:rsidRPr="21A048A5">
        <w:rPr>
          <w:rFonts w:ascii="Times New Roman" w:hAnsi="Times New Roman" w:cs="Times New Roman"/>
        </w:rPr>
        <w:t xml:space="preserve"> for each of the four NTDs considered</w:t>
      </w:r>
      <w:r w:rsidR="01388D48" w:rsidRPr="21A048A5">
        <w:rPr>
          <w:rFonts w:ascii="Times New Roman" w:hAnsi="Times New Roman" w:cs="Times New Roman"/>
        </w:rPr>
        <w:t xml:space="preserve"> </w:t>
      </w:r>
      <w:r w:rsidR="2D314F0C" w:rsidRPr="21A048A5">
        <w:rPr>
          <w:rFonts w:ascii="Times New Roman" w:hAnsi="Times New Roman" w:cs="Times New Roman"/>
        </w:rPr>
        <w:t>(</w:t>
      </w:r>
      <w:r w:rsidR="6102A005" w:rsidRPr="21A048A5">
        <w:rPr>
          <w:rFonts w:ascii="Times New Roman" w:hAnsi="Times New Roman" w:cs="Times New Roman"/>
        </w:rPr>
        <w:t>Fig</w:t>
      </w:r>
      <w:del w:id="36" w:author="Kannan.RK" w:date="2026-05-06T13:50:00Z">
        <w:r w:rsidR="6102A005" w:rsidRPr="21A048A5" w:rsidDel="00373766">
          <w:rPr>
            <w:rFonts w:ascii="Times New Roman" w:hAnsi="Times New Roman" w:cs="Times New Roman"/>
          </w:rPr>
          <w:delText>ure</w:delText>
        </w:r>
      </w:del>
      <w:r w:rsidR="65C01B54" w:rsidRPr="21A048A5">
        <w:rPr>
          <w:rFonts w:ascii="Times New Roman" w:hAnsi="Times New Roman" w:cs="Times New Roman"/>
        </w:rPr>
        <w:t>s</w:t>
      </w:r>
      <w:r w:rsidR="6102A005" w:rsidRPr="21A048A5">
        <w:rPr>
          <w:rFonts w:ascii="Times New Roman" w:hAnsi="Times New Roman" w:cs="Times New Roman"/>
        </w:rPr>
        <w:t xml:space="preserve"> </w:t>
      </w:r>
      <w:r w:rsidR="0D4AC35C" w:rsidRPr="21A048A5">
        <w:rPr>
          <w:rFonts w:ascii="Times New Roman" w:hAnsi="Times New Roman" w:cs="Times New Roman"/>
        </w:rPr>
        <w:t>4, 6-8</w:t>
      </w:r>
      <w:r w:rsidR="60CF41E0" w:rsidRPr="21A048A5">
        <w:rPr>
          <w:rFonts w:ascii="Times New Roman" w:hAnsi="Times New Roman" w:cs="Times New Roman"/>
        </w:rPr>
        <w:t>)</w:t>
      </w:r>
      <w:r w:rsidR="4350BAD4" w:rsidRPr="21A048A5">
        <w:rPr>
          <w:rFonts w:ascii="Times New Roman" w:hAnsi="Times New Roman" w:cs="Times New Roman"/>
        </w:rPr>
        <w:t xml:space="preserve">. For example, </w:t>
      </w:r>
      <w:r w:rsidR="15918F82" w:rsidRPr="21A048A5">
        <w:rPr>
          <w:rFonts w:ascii="Times New Roman" w:hAnsi="Times New Roman" w:cs="Times New Roman"/>
        </w:rPr>
        <w:t>t</w:t>
      </w:r>
      <w:r w:rsidR="7EF33982" w:rsidRPr="21A048A5">
        <w:rPr>
          <w:rFonts w:ascii="Times New Roman" w:hAnsi="Times New Roman" w:cs="Times New Roman"/>
        </w:rPr>
        <w:t xml:space="preserve">here has been a vast reduction in </w:t>
      </w:r>
      <w:r w:rsidR="044119C7" w:rsidRPr="21A048A5">
        <w:rPr>
          <w:rFonts w:ascii="Times New Roman" w:hAnsi="Times New Roman" w:cs="Times New Roman"/>
        </w:rPr>
        <w:t xml:space="preserve">VL </w:t>
      </w:r>
      <w:r w:rsidR="7EF33982" w:rsidRPr="21A048A5">
        <w:rPr>
          <w:rFonts w:ascii="Times New Roman" w:hAnsi="Times New Roman" w:cs="Times New Roman"/>
        </w:rPr>
        <w:t>disease burden in</w:t>
      </w:r>
      <w:r w:rsidR="2D59B580" w:rsidRPr="21A048A5">
        <w:rPr>
          <w:rFonts w:ascii="Times New Roman" w:hAnsi="Times New Roman" w:cs="Times New Roman"/>
        </w:rPr>
        <w:t xml:space="preserve"> </w:t>
      </w:r>
      <w:r w:rsidR="7EF33982" w:rsidRPr="21A048A5">
        <w:rPr>
          <w:rFonts w:ascii="Times New Roman" w:hAnsi="Times New Roman" w:cs="Times New Roman"/>
        </w:rPr>
        <w:t>Southern Asia over the past 10 years [2</w:t>
      </w:r>
      <w:r w:rsidR="26657B98" w:rsidRPr="21A048A5">
        <w:rPr>
          <w:rFonts w:ascii="Times New Roman" w:hAnsi="Times New Roman" w:cs="Times New Roman"/>
        </w:rPr>
        <w:t>9</w:t>
      </w:r>
      <w:r w:rsidR="7EF33982" w:rsidRPr="21A048A5">
        <w:rPr>
          <w:rFonts w:ascii="Times New Roman" w:hAnsi="Times New Roman" w:cs="Times New Roman"/>
        </w:rPr>
        <w:t xml:space="preserve">] and a </w:t>
      </w:r>
      <w:r w:rsidR="1CCB4B1C" w:rsidRPr="21A048A5">
        <w:rPr>
          <w:rFonts w:ascii="Times New Roman" w:hAnsi="Times New Roman" w:cs="Times New Roman"/>
        </w:rPr>
        <w:t xml:space="preserve">commensurate </w:t>
      </w:r>
      <w:r w:rsidR="7EF33982" w:rsidRPr="21A048A5">
        <w:rPr>
          <w:rFonts w:ascii="Times New Roman" w:hAnsi="Times New Roman" w:cs="Times New Roman"/>
        </w:rPr>
        <w:t xml:space="preserve">decline in the number of studies in this region, although India and Bangladesh remain amongst the </w:t>
      </w:r>
      <w:r w:rsidR="1CCB4B1C" w:rsidRPr="21A048A5">
        <w:rPr>
          <w:rFonts w:ascii="Times New Roman" w:hAnsi="Times New Roman" w:cs="Times New Roman"/>
        </w:rPr>
        <w:t>most-</w:t>
      </w:r>
      <w:r w:rsidR="7EF33982" w:rsidRPr="21A048A5">
        <w:rPr>
          <w:rFonts w:ascii="Times New Roman" w:hAnsi="Times New Roman" w:cs="Times New Roman"/>
        </w:rPr>
        <w:t xml:space="preserve">researched </w:t>
      </w:r>
      <w:r w:rsidR="79978252" w:rsidRPr="21A048A5">
        <w:rPr>
          <w:rFonts w:ascii="Times New Roman" w:hAnsi="Times New Roman" w:cs="Times New Roman"/>
        </w:rPr>
        <w:t xml:space="preserve">VL </w:t>
      </w:r>
      <w:r w:rsidR="7EF33982" w:rsidRPr="21A048A5">
        <w:rPr>
          <w:rFonts w:ascii="Times New Roman" w:hAnsi="Times New Roman" w:cs="Times New Roman"/>
        </w:rPr>
        <w:t xml:space="preserve">populations. This </w:t>
      </w:r>
      <w:r w:rsidR="3D1D5D1F" w:rsidRPr="21A048A5">
        <w:rPr>
          <w:rFonts w:ascii="Times New Roman" w:hAnsi="Times New Roman" w:cs="Times New Roman"/>
        </w:rPr>
        <w:t>reflects</w:t>
      </w:r>
      <w:r w:rsidR="7EF33982" w:rsidRPr="21A048A5">
        <w:rPr>
          <w:rFonts w:ascii="Times New Roman" w:hAnsi="Times New Roman" w:cs="Times New Roman"/>
        </w:rPr>
        <w:t xml:space="preserve"> the region’s programmatic commitment to elimination and scientific engagement [</w:t>
      </w:r>
      <w:r w:rsidR="3B493E73" w:rsidRPr="21A048A5">
        <w:rPr>
          <w:rFonts w:ascii="Times New Roman" w:hAnsi="Times New Roman" w:cs="Times New Roman"/>
        </w:rPr>
        <w:t>30</w:t>
      </w:r>
      <w:r w:rsidR="7EF33982" w:rsidRPr="21A048A5">
        <w:rPr>
          <w:rFonts w:ascii="Times New Roman" w:hAnsi="Times New Roman" w:cs="Times New Roman"/>
        </w:rPr>
        <w:t>], as well as significant investment from the public and private sector</w:t>
      </w:r>
      <w:r w:rsidR="1CCB4B1C" w:rsidRPr="21A048A5">
        <w:rPr>
          <w:rFonts w:ascii="Times New Roman" w:hAnsi="Times New Roman" w:cs="Times New Roman"/>
        </w:rPr>
        <w:t>, including</w:t>
      </w:r>
      <w:r w:rsidR="190C661B" w:rsidRPr="21A048A5">
        <w:rPr>
          <w:rFonts w:ascii="Times New Roman" w:hAnsi="Times New Roman" w:cs="Times New Roman"/>
        </w:rPr>
        <w:t xml:space="preserve"> </w:t>
      </w:r>
      <w:r w:rsidR="16039993" w:rsidRPr="21A048A5">
        <w:rPr>
          <w:rFonts w:ascii="Times New Roman" w:hAnsi="Times New Roman" w:cs="Times New Roman"/>
        </w:rPr>
        <w:t xml:space="preserve">from </w:t>
      </w:r>
      <w:r w:rsidR="190C661B" w:rsidRPr="21A048A5">
        <w:rPr>
          <w:rFonts w:ascii="Times New Roman" w:hAnsi="Times New Roman" w:cs="Times New Roman"/>
        </w:rPr>
        <w:t xml:space="preserve">the Gates Foundation </w:t>
      </w:r>
      <w:r w:rsidR="259CAE10" w:rsidRPr="21A048A5">
        <w:rPr>
          <w:rFonts w:ascii="Times New Roman" w:hAnsi="Times New Roman" w:cs="Times New Roman"/>
        </w:rPr>
        <w:t>and the Drug</w:t>
      </w:r>
      <w:r w:rsidR="1CCB4B1C" w:rsidRPr="21A048A5">
        <w:rPr>
          <w:rFonts w:ascii="Times New Roman" w:hAnsi="Times New Roman" w:cs="Times New Roman"/>
        </w:rPr>
        <w:t>s</w:t>
      </w:r>
      <w:r w:rsidR="259CAE10" w:rsidRPr="21A048A5">
        <w:rPr>
          <w:rFonts w:ascii="Times New Roman" w:hAnsi="Times New Roman" w:cs="Times New Roman"/>
        </w:rPr>
        <w:t xml:space="preserve"> for Neglected Diseases </w:t>
      </w:r>
      <w:r w:rsidR="001430F0" w:rsidRPr="21A048A5">
        <w:rPr>
          <w:rFonts w:ascii="Times New Roman" w:hAnsi="Times New Roman" w:cs="Times New Roman"/>
        </w:rPr>
        <w:t>i</w:t>
      </w:r>
      <w:r w:rsidR="259CAE10" w:rsidRPr="21A048A5">
        <w:rPr>
          <w:rFonts w:ascii="Times New Roman" w:hAnsi="Times New Roman" w:cs="Times New Roman"/>
        </w:rPr>
        <w:t>nitiative</w:t>
      </w:r>
      <w:r w:rsidR="259CAE10" w:rsidRPr="21A048A5">
        <w:rPr>
          <w:rFonts w:ascii="Times New Roman" w:hAnsi="Times New Roman" w:cs="Times New Roman"/>
          <w:i/>
          <w:iCs/>
        </w:rPr>
        <w:t xml:space="preserve"> </w:t>
      </w:r>
      <w:r w:rsidR="259CAE10" w:rsidRPr="21A048A5">
        <w:rPr>
          <w:rFonts w:ascii="Times New Roman" w:hAnsi="Times New Roman" w:cs="Times New Roman"/>
        </w:rPr>
        <w:t>(</w:t>
      </w:r>
      <w:proofErr w:type="spellStart"/>
      <w:r w:rsidR="259CAE10" w:rsidRPr="21A048A5">
        <w:rPr>
          <w:rFonts w:ascii="Times New Roman" w:hAnsi="Times New Roman" w:cs="Times New Roman"/>
        </w:rPr>
        <w:t>DNDi</w:t>
      </w:r>
      <w:proofErr w:type="spellEnd"/>
      <w:r w:rsidR="259CAE10" w:rsidRPr="21A048A5">
        <w:rPr>
          <w:rFonts w:ascii="Times New Roman" w:hAnsi="Times New Roman" w:cs="Times New Roman"/>
        </w:rPr>
        <w:t>)</w:t>
      </w:r>
      <w:r w:rsidR="02DBDFB9" w:rsidRPr="21A048A5">
        <w:rPr>
          <w:rFonts w:ascii="Times New Roman" w:hAnsi="Times New Roman" w:cs="Times New Roman"/>
        </w:rPr>
        <w:t xml:space="preserve"> </w:t>
      </w:r>
      <w:r w:rsidR="190C661B" w:rsidRPr="21A048A5">
        <w:rPr>
          <w:rFonts w:ascii="Times New Roman" w:hAnsi="Times New Roman" w:cs="Times New Roman"/>
        </w:rPr>
        <w:t>[</w:t>
      </w:r>
      <w:r w:rsidR="188E170C" w:rsidRPr="21A048A5">
        <w:rPr>
          <w:rFonts w:ascii="Times New Roman" w:hAnsi="Times New Roman" w:cs="Times New Roman"/>
        </w:rPr>
        <w:t>3</w:t>
      </w:r>
      <w:r w:rsidR="1BB6C070" w:rsidRPr="21A048A5">
        <w:rPr>
          <w:rFonts w:ascii="Times New Roman" w:hAnsi="Times New Roman" w:cs="Times New Roman"/>
        </w:rPr>
        <w:t>1</w:t>
      </w:r>
      <w:r w:rsidR="190C661B" w:rsidRPr="21A048A5">
        <w:rPr>
          <w:rFonts w:ascii="Times New Roman" w:hAnsi="Times New Roman" w:cs="Times New Roman"/>
        </w:rPr>
        <w:t>]</w:t>
      </w:r>
      <w:r w:rsidR="7EF33982" w:rsidRPr="21A048A5">
        <w:rPr>
          <w:rFonts w:ascii="Times New Roman" w:hAnsi="Times New Roman" w:cs="Times New Roman"/>
        </w:rPr>
        <w:t xml:space="preserve">. </w:t>
      </w:r>
      <w:r w:rsidR="5F82EC83" w:rsidRPr="21A048A5">
        <w:rPr>
          <w:rFonts w:ascii="Times New Roman" w:hAnsi="Times New Roman" w:cs="Times New Roman"/>
        </w:rPr>
        <w:t xml:space="preserve">The highest VL burdens worldwide are, at time of writing, in Sub-Saharan Africa, and there is an indication of an increase in studies being conducted in that region within the last decade, though this remains dwarfed by the VL R&amp;D activity in Southern Asia. </w:t>
      </w:r>
      <w:r w:rsidR="53381FC3" w:rsidRPr="21A048A5">
        <w:rPr>
          <w:rFonts w:ascii="Times New Roman" w:hAnsi="Times New Roman" w:cs="Times New Roman"/>
        </w:rPr>
        <w:t>T</w:t>
      </w:r>
      <w:r w:rsidR="7EF33982" w:rsidRPr="21A048A5">
        <w:rPr>
          <w:rFonts w:ascii="Times New Roman" w:hAnsi="Times New Roman" w:cs="Times New Roman"/>
        </w:rPr>
        <w:t>he recent launch of strategic frameworks and multi-country collaborations for the elimination of VL in Eastern Africa [</w:t>
      </w:r>
      <w:r w:rsidR="2582A77E" w:rsidRPr="21A048A5">
        <w:rPr>
          <w:rFonts w:ascii="Times New Roman" w:hAnsi="Times New Roman" w:cs="Times New Roman"/>
        </w:rPr>
        <w:t>3</w:t>
      </w:r>
      <w:r w:rsidR="5CB1C9B0" w:rsidRPr="21A048A5">
        <w:rPr>
          <w:rFonts w:ascii="Times New Roman" w:hAnsi="Times New Roman" w:cs="Times New Roman"/>
        </w:rPr>
        <w:t>2</w:t>
      </w:r>
      <w:r w:rsidR="7EF33982" w:rsidRPr="21A048A5">
        <w:rPr>
          <w:rFonts w:ascii="Times New Roman" w:hAnsi="Times New Roman" w:cs="Times New Roman"/>
        </w:rPr>
        <w:t>,</w:t>
      </w:r>
      <w:r w:rsidR="393D6115" w:rsidRPr="21A048A5">
        <w:rPr>
          <w:rFonts w:ascii="Times New Roman" w:hAnsi="Times New Roman" w:cs="Times New Roman"/>
        </w:rPr>
        <w:t>3</w:t>
      </w:r>
      <w:r w:rsidR="6D9E3D76" w:rsidRPr="21A048A5">
        <w:rPr>
          <w:rFonts w:ascii="Times New Roman" w:hAnsi="Times New Roman" w:cs="Times New Roman"/>
        </w:rPr>
        <w:t>3</w:t>
      </w:r>
      <w:r w:rsidR="7EF33982" w:rsidRPr="21A048A5">
        <w:rPr>
          <w:rFonts w:ascii="Times New Roman" w:hAnsi="Times New Roman" w:cs="Times New Roman"/>
        </w:rPr>
        <w:t xml:space="preserve">] </w:t>
      </w:r>
      <w:r w:rsidR="22974C56" w:rsidRPr="21A048A5">
        <w:rPr>
          <w:rFonts w:ascii="Times New Roman" w:hAnsi="Times New Roman" w:cs="Times New Roman"/>
        </w:rPr>
        <w:t>c</w:t>
      </w:r>
      <w:r w:rsidR="7EF33982" w:rsidRPr="21A048A5">
        <w:rPr>
          <w:rFonts w:ascii="Times New Roman" w:hAnsi="Times New Roman" w:cs="Times New Roman"/>
        </w:rPr>
        <w:t xml:space="preserve">ould prompt </w:t>
      </w:r>
      <w:r w:rsidR="0BEEA78C" w:rsidRPr="21A048A5">
        <w:rPr>
          <w:rFonts w:ascii="Times New Roman" w:hAnsi="Times New Roman" w:cs="Times New Roman"/>
        </w:rPr>
        <w:t xml:space="preserve">continued increases in </w:t>
      </w:r>
      <w:r w:rsidR="7EF33982" w:rsidRPr="21A048A5">
        <w:rPr>
          <w:rFonts w:ascii="Times New Roman" w:hAnsi="Times New Roman" w:cs="Times New Roman"/>
        </w:rPr>
        <w:t xml:space="preserve">investment and </w:t>
      </w:r>
      <w:r w:rsidR="2368C13F" w:rsidRPr="21A048A5">
        <w:rPr>
          <w:rFonts w:ascii="Times New Roman" w:hAnsi="Times New Roman" w:cs="Times New Roman"/>
        </w:rPr>
        <w:t xml:space="preserve">research </w:t>
      </w:r>
      <w:r w:rsidR="7EF33982" w:rsidRPr="21A048A5">
        <w:rPr>
          <w:rFonts w:ascii="Times New Roman" w:hAnsi="Times New Roman" w:cs="Times New Roman"/>
        </w:rPr>
        <w:t>in the region</w:t>
      </w:r>
      <w:r w:rsidR="0ACAFF0B" w:rsidRPr="21A048A5">
        <w:rPr>
          <w:rFonts w:ascii="Times New Roman" w:hAnsi="Times New Roman" w:cs="Times New Roman"/>
        </w:rPr>
        <w:t>, t</w:t>
      </w:r>
      <w:r w:rsidR="7FF6E5BB" w:rsidRPr="21A048A5">
        <w:rPr>
          <w:rFonts w:ascii="Times New Roman" w:hAnsi="Times New Roman" w:cs="Times New Roman"/>
        </w:rPr>
        <w:t>h</w:t>
      </w:r>
      <w:r w:rsidR="0ACAFF0B" w:rsidRPr="21A048A5">
        <w:rPr>
          <w:rFonts w:ascii="Times New Roman" w:hAnsi="Times New Roman" w:cs="Times New Roman"/>
        </w:rPr>
        <w:t>ough this might be impacted by recent reduction</w:t>
      </w:r>
      <w:r w:rsidR="0BEEA78C" w:rsidRPr="21A048A5">
        <w:rPr>
          <w:rFonts w:ascii="Times New Roman" w:hAnsi="Times New Roman" w:cs="Times New Roman"/>
        </w:rPr>
        <w:t>s</w:t>
      </w:r>
      <w:r w:rsidR="0ACAFF0B" w:rsidRPr="21A048A5">
        <w:rPr>
          <w:rFonts w:ascii="Times New Roman" w:hAnsi="Times New Roman" w:cs="Times New Roman"/>
        </w:rPr>
        <w:t xml:space="preserve"> </w:t>
      </w:r>
      <w:r w:rsidR="0BEEA78C" w:rsidRPr="21A048A5">
        <w:rPr>
          <w:rFonts w:ascii="Times New Roman" w:hAnsi="Times New Roman" w:cs="Times New Roman"/>
        </w:rPr>
        <w:t xml:space="preserve">in global official </w:t>
      </w:r>
      <w:r w:rsidR="0ACAFF0B" w:rsidRPr="21A048A5">
        <w:rPr>
          <w:rFonts w:ascii="Times New Roman" w:hAnsi="Times New Roman" w:cs="Times New Roman"/>
        </w:rPr>
        <w:t xml:space="preserve">development </w:t>
      </w:r>
      <w:r w:rsidR="0BEEA78C" w:rsidRPr="21A048A5">
        <w:rPr>
          <w:rFonts w:ascii="Times New Roman" w:hAnsi="Times New Roman" w:cs="Times New Roman"/>
        </w:rPr>
        <w:t>assistance</w:t>
      </w:r>
      <w:r w:rsidR="615D2773" w:rsidRPr="21A048A5">
        <w:rPr>
          <w:rFonts w:ascii="Times New Roman" w:hAnsi="Times New Roman" w:cs="Times New Roman"/>
        </w:rPr>
        <w:t xml:space="preserve"> [</w:t>
      </w:r>
      <w:r w:rsidR="4FD98ACC" w:rsidRPr="21A048A5">
        <w:rPr>
          <w:rFonts w:ascii="Times New Roman" w:hAnsi="Times New Roman" w:cs="Times New Roman"/>
        </w:rPr>
        <w:t>3</w:t>
      </w:r>
      <w:r w:rsidR="45EFC80C" w:rsidRPr="21A048A5">
        <w:rPr>
          <w:rFonts w:ascii="Times New Roman" w:hAnsi="Times New Roman" w:cs="Times New Roman"/>
        </w:rPr>
        <w:t>4</w:t>
      </w:r>
      <w:r w:rsidR="615D2773" w:rsidRPr="21A048A5">
        <w:rPr>
          <w:rFonts w:ascii="Times New Roman" w:hAnsi="Times New Roman" w:cs="Times New Roman"/>
        </w:rPr>
        <w:t>].</w:t>
      </w:r>
    </w:p>
    <w:p w14:paraId="74D01C96" w14:textId="29E9F034" w:rsidR="00F64727" w:rsidRDefault="006216D9" w:rsidP="3A6DC042">
      <w:pPr>
        <w:rPr>
          <w:rFonts w:ascii="Times New Roman" w:hAnsi="Times New Roman" w:cs="Times New Roman"/>
        </w:rPr>
      </w:pPr>
      <w:r w:rsidRPr="21A048A5">
        <w:rPr>
          <w:rFonts w:ascii="Times New Roman" w:hAnsi="Times New Roman" w:cs="Times New Roman"/>
        </w:rPr>
        <w:t xml:space="preserve">In the studies included in this review, there </w:t>
      </w:r>
      <w:r w:rsidR="497DBD13" w:rsidRPr="21A048A5">
        <w:rPr>
          <w:rFonts w:ascii="Times New Roman" w:hAnsi="Times New Roman" w:cs="Times New Roman"/>
        </w:rPr>
        <w:t xml:space="preserve">was </w:t>
      </w:r>
      <w:r w:rsidRPr="21A048A5">
        <w:rPr>
          <w:rFonts w:ascii="Times New Roman" w:hAnsi="Times New Roman" w:cs="Times New Roman"/>
        </w:rPr>
        <w:t xml:space="preserve">also </w:t>
      </w:r>
      <w:r w:rsidR="497DBD13" w:rsidRPr="21A048A5">
        <w:rPr>
          <w:rFonts w:ascii="Times New Roman" w:hAnsi="Times New Roman" w:cs="Times New Roman"/>
        </w:rPr>
        <w:t>a predominance of single-country studies</w:t>
      </w:r>
      <w:r w:rsidR="69CC2EF8" w:rsidRPr="21A048A5">
        <w:rPr>
          <w:rFonts w:ascii="Times New Roman" w:hAnsi="Times New Roman" w:cs="Times New Roman"/>
        </w:rPr>
        <w:t>.</w:t>
      </w:r>
      <w:r w:rsidR="61141115" w:rsidRPr="21A048A5">
        <w:rPr>
          <w:rFonts w:ascii="Times New Roman" w:hAnsi="Times New Roman" w:cs="Times New Roman"/>
        </w:rPr>
        <w:t xml:space="preserve"> </w:t>
      </w:r>
      <w:r w:rsidR="1CCB5344" w:rsidRPr="21A048A5">
        <w:rPr>
          <w:rFonts w:ascii="Times New Roman" w:hAnsi="Times New Roman" w:cs="Times New Roman"/>
        </w:rPr>
        <w:t xml:space="preserve">A greater number of </w:t>
      </w:r>
      <w:r w:rsidR="342E5672" w:rsidRPr="21A048A5">
        <w:rPr>
          <w:rFonts w:ascii="Times New Roman" w:hAnsi="Times New Roman" w:cs="Times New Roman"/>
        </w:rPr>
        <w:t>m</w:t>
      </w:r>
      <w:r w:rsidR="497DBD13" w:rsidRPr="21A048A5">
        <w:rPr>
          <w:rFonts w:ascii="Times New Roman" w:hAnsi="Times New Roman" w:cs="Times New Roman"/>
        </w:rPr>
        <w:t xml:space="preserve">ulti-country collaborations </w:t>
      </w:r>
      <w:r w:rsidR="00DC2B67" w:rsidRPr="21A048A5">
        <w:rPr>
          <w:rFonts w:ascii="Times New Roman" w:hAnsi="Times New Roman" w:cs="Times New Roman"/>
        </w:rPr>
        <w:t xml:space="preserve">could </w:t>
      </w:r>
      <w:r w:rsidR="497DBD13" w:rsidRPr="21A048A5">
        <w:rPr>
          <w:rFonts w:ascii="Times New Roman" w:hAnsi="Times New Roman" w:cs="Times New Roman"/>
        </w:rPr>
        <w:t>enhance exchange of skills</w:t>
      </w:r>
      <w:r w:rsidR="005B4543" w:rsidRPr="21A048A5">
        <w:rPr>
          <w:rFonts w:ascii="Times New Roman" w:hAnsi="Times New Roman" w:cs="Times New Roman"/>
        </w:rPr>
        <w:t xml:space="preserve"> and resources</w:t>
      </w:r>
      <w:r w:rsidR="182CA249" w:rsidRPr="21A048A5">
        <w:rPr>
          <w:rFonts w:ascii="Times New Roman" w:hAnsi="Times New Roman" w:cs="Times New Roman"/>
        </w:rPr>
        <w:t xml:space="preserve">, improve </w:t>
      </w:r>
      <w:r w:rsidR="497DBD13" w:rsidRPr="21A048A5">
        <w:rPr>
          <w:rFonts w:ascii="Times New Roman" w:hAnsi="Times New Roman" w:cs="Times New Roman"/>
        </w:rPr>
        <w:t>capacity</w:t>
      </w:r>
      <w:r w:rsidR="350BC8A4" w:rsidRPr="21A048A5">
        <w:rPr>
          <w:rFonts w:ascii="Times New Roman" w:hAnsi="Times New Roman" w:cs="Times New Roman"/>
        </w:rPr>
        <w:t xml:space="preserve">, </w:t>
      </w:r>
      <w:r w:rsidR="005B4543" w:rsidRPr="21A048A5">
        <w:rPr>
          <w:rFonts w:ascii="Times New Roman" w:hAnsi="Times New Roman" w:cs="Times New Roman"/>
        </w:rPr>
        <w:t xml:space="preserve">and </w:t>
      </w:r>
      <w:r w:rsidR="00B802D3" w:rsidRPr="21A048A5">
        <w:rPr>
          <w:rFonts w:ascii="Times New Roman" w:hAnsi="Times New Roman" w:cs="Times New Roman"/>
        </w:rPr>
        <w:t>enables</w:t>
      </w:r>
      <w:r w:rsidR="005B4543" w:rsidRPr="21A048A5">
        <w:rPr>
          <w:rFonts w:ascii="Times New Roman" w:hAnsi="Times New Roman" w:cs="Times New Roman"/>
        </w:rPr>
        <w:t xml:space="preserve"> undertaking high quality trial with robust </w:t>
      </w:r>
      <w:r w:rsidR="497DBD13" w:rsidRPr="21A048A5">
        <w:rPr>
          <w:rFonts w:ascii="Times New Roman" w:hAnsi="Times New Roman" w:cs="Times New Roman"/>
        </w:rPr>
        <w:t>external validity of</w:t>
      </w:r>
      <w:r w:rsidR="00B802D3" w:rsidRPr="21A048A5">
        <w:rPr>
          <w:rFonts w:ascii="Times New Roman" w:hAnsi="Times New Roman" w:cs="Times New Roman"/>
        </w:rPr>
        <w:t xml:space="preserve"> </w:t>
      </w:r>
      <w:r w:rsidR="005B4543" w:rsidRPr="21A048A5">
        <w:rPr>
          <w:rFonts w:ascii="Times New Roman" w:hAnsi="Times New Roman" w:cs="Times New Roman"/>
        </w:rPr>
        <w:t xml:space="preserve">the </w:t>
      </w:r>
      <w:r w:rsidR="497DBD13" w:rsidRPr="21A048A5">
        <w:rPr>
          <w:rFonts w:ascii="Times New Roman" w:hAnsi="Times New Roman" w:cs="Times New Roman"/>
        </w:rPr>
        <w:t>results</w:t>
      </w:r>
      <w:r w:rsidR="00B802D3" w:rsidRPr="21A048A5">
        <w:rPr>
          <w:rFonts w:ascii="Times New Roman" w:hAnsi="Times New Roman" w:cs="Times New Roman"/>
        </w:rPr>
        <w:t xml:space="preserve">. </w:t>
      </w:r>
      <w:r w:rsidR="00B8560D" w:rsidRPr="21A048A5">
        <w:rPr>
          <w:rFonts w:ascii="Times New Roman" w:hAnsi="Times New Roman" w:cs="Times New Roman"/>
        </w:rPr>
        <w:t>Owing</w:t>
      </w:r>
      <w:r w:rsidR="006D4B12" w:rsidRPr="21A048A5">
        <w:rPr>
          <w:rFonts w:ascii="Times New Roman" w:hAnsi="Times New Roman" w:cs="Times New Roman"/>
        </w:rPr>
        <w:t xml:space="preserve"> to</w:t>
      </w:r>
      <w:r w:rsidR="00B8560D" w:rsidRPr="21A048A5">
        <w:rPr>
          <w:rFonts w:ascii="Times New Roman" w:hAnsi="Times New Roman" w:cs="Times New Roman"/>
        </w:rPr>
        <w:t xml:space="preserve"> the larger generalisability of the results, multi-country studies </w:t>
      </w:r>
      <w:r w:rsidR="00DC2B67" w:rsidRPr="21A048A5">
        <w:rPr>
          <w:rFonts w:ascii="Times New Roman" w:hAnsi="Times New Roman" w:cs="Times New Roman"/>
        </w:rPr>
        <w:t xml:space="preserve">would </w:t>
      </w:r>
      <w:r w:rsidR="00B8560D" w:rsidRPr="21A048A5">
        <w:rPr>
          <w:rFonts w:ascii="Times New Roman" w:hAnsi="Times New Roman" w:cs="Times New Roman"/>
        </w:rPr>
        <w:t xml:space="preserve">also avoid the need for generation of country-specific evidence required to guide national treatment policy, thus expediting access to drugs and diagnostics to patients who are most in need. </w:t>
      </w:r>
      <w:r w:rsidR="497DBD13" w:rsidRPr="21A048A5">
        <w:rPr>
          <w:rFonts w:ascii="Times New Roman" w:hAnsi="Times New Roman" w:cs="Times New Roman"/>
        </w:rPr>
        <w:t xml:space="preserve"> </w:t>
      </w:r>
    </w:p>
    <w:p w14:paraId="61E4801C" w14:textId="34814252" w:rsidR="00754D35" w:rsidRPr="0023401D" w:rsidRDefault="22C6030C" w:rsidP="00355F34">
      <w:pPr>
        <w:rPr>
          <w:rFonts w:ascii="Times New Roman" w:hAnsi="Times New Roman" w:cs="Times New Roman"/>
        </w:rPr>
      </w:pPr>
      <w:r w:rsidRPr="21A048A5">
        <w:rPr>
          <w:rFonts w:ascii="Times New Roman" w:hAnsi="Times New Roman" w:cs="Times New Roman"/>
        </w:rPr>
        <w:t xml:space="preserve">Our analysis also explored the distribution of the </w:t>
      </w:r>
      <w:r w:rsidR="5719E3E9" w:rsidRPr="21A048A5">
        <w:rPr>
          <w:rFonts w:ascii="Times New Roman" w:hAnsi="Times New Roman" w:cs="Times New Roman"/>
        </w:rPr>
        <w:t>eligible</w:t>
      </w:r>
      <w:r w:rsidRPr="21A048A5">
        <w:rPr>
          <w:rFonts w:ascii="Times New Roman" w:hAnsi="Times New Roman" w:cs="Times New Roman"/>
        </w:rPr>
        <w:t xml:space="preserve"> age ranges of the participants across the 4 diseases. In general, all age-groups including children and </w:t>
      </w:r>
      <w:r w:rsidR="5719E3E9" w:rsidRPr="21A048A5">
        <w:rPr>
          <w:rFonts w:ascii="Times New Roman" w:hAnsi="Times New Roman" w:cs="Times New Roman"/>
        </w:rPr>
        <w:t>adolescents</w:t>
      </w:r>
      <w:r w:rsidRPr="21A048A5">
        <w:rPr>
          <w:rFonts w:ascii="Times New Roman" w:hAnsi="Times New Roman" w:cs="Times New Roman"/>
        </w:rPr>
        <w:t xml:space="preserve"> were well represented in VL, STH and </w:t>
      </w:r>
      <w:r w:rsidR="5719E3E9" w:rsidRPr="21A048A5">
        <w:rPr>
          <w:rFonts w:ascii="Times New Roman" w:hAnsi="Times New Roman" w:cs="Times New Roman"/>
        </w:rPr>
        <w:t>schistosomiasis</w:t>
      </w:r>
      <w:r w:rsidR="541362CF" w:rsidRPr="21A048A5">
        <w:rPr>
          <w:rFonts w:ascii="Times New Roman" w:hAnsi="Times New Roman" w:cs="Times New Roman"/>
        </w:rPr>
        <w:t>,</w:t>
      </w:r>
      <w:r w:rsidR="34042A12" w:rsidRPr="21A048A5">
        <w:rPr>
          <w:rFonts w:ascii="Times New Roman" w:hAnsi="Times New Roman" w:cs="Times New Roman"/>
        </w:rPr>
        <w:t xml:space="preserve"> which </w:t>
      </w:r>
      <w:r w:rsidR="09866EE8" w:rsidRPr="21A048A5">
        <w:rPr>
          <w:rFonts w:ascii="Times New Roman" w:hAnsi="Times New Roman" w:cs="Times New Roman"/>
        </w:rPr>
        <w:t xml:space="preserve">largely </w:t>
      </w:r>
      <w:r w:rsidR="34042A12" w:rsidRPr="21A048A5">
        <w:rPr>
          <w:rFonts w:ascii="Times New Roman" w:hAnsi="Times New Roman" w:cs="Times New Roman"/>
        </w:rPr>
        <w:t xml:space="preserve">matches </w:t>
      </w:r>
      <w:r w:rsidR="4253EBDE" w:rsidRPr="21A048A5">
        <w:rPr>
          <w:rFonts w:ascii="Times New Roman" w:hAnsi="Times New Roman" w:cs="Times New Roman"/>
        </w:rPr>
        <w:t xml:space="preserve">the </w:t>
      </w:r>
      <w:r w:rsidR="34042A12" w:rsidRPr="21A048A5">
        <w:rPr>
          <w:rFonts w:ascii="Times New Roman" w:hAnsi="Times New Roman" w:cs="Times New Roman"/>
        </w:rPr>
        <w:t xml:space="preserve">disproportionate </w:t>
      </w:r>
      <w:r w:rsidR="4253EBDE" w:rsidRPr="21A048A5">
        <w:rPr>
          <w:rFonts w:ascii="Times New Roman" w:hAnsi="Times New Roman" w:cs="Times New Roman"/>
        </w:rPr>
        <w:t xml:space="preserve">burden of these diseases </w:t>
      </w:r>
      <w:r w:rsidR="34042A12" w:rsidRPr="21A048A5">
        <w:rPr>
          <w:rFonts w:ascii="Times New Roman" w:hAnsi="Times New Roman" w:cs="Times New Roman"/>
        </w:rPr>
        <w:t>on young people [3</w:t>
      </w:r>
      <w:r w:rsidR="05C5D9D6" w:rsidRPr="21A048A5">
        <w:rPr>
          <w:rFonts w:ascii="Times New Roman" w:hAnsi="Times New Roman" w:cs="Times New Roman"/>
        </w:rPr>
        <w:t>5</w:t>
      </w:r>
      <w:r w:rsidR="5F6EFCC3" w:rsidRPr="21A048A5">
        <w:rPr>
          <w:rFonts w:ascii="Times New Roman" w:hAnsi="Times New Roman" w:cs="Times New Roman"/>
        </w:rPr>
        <w:t>-</w:t>
      </w:r>
      <w:r w:rsidR="761F68D6" w:rsidRPr="21A048A5">
        <w:rPr>
          <w:rFonts w:ascii="Times New Roman" w:hAnsi="Times New Roman" w:cs="Times New Roman"/>
        </w:rPr>
        <w:t>3</w:t>
      </w:r>
      <w:r w:rsidR="5F031596" w:rsidRPr="21A048A5">
        <w:rPr>
          <w:rFonts w:ascii="Times New Roman" w:hAnsi="Times New Roman" w:cs="Times New Roman"/>
        </w:rPr>
        <w:t>7</w:t>
      </w:r>
      <w:r w:rsidR="34042A12" w:rsidRPr="21A048A5">
        <w:rPr>
          <w:rFonts w:ascii="Times New Roman" w:hAnsi="Times New Roman" w:cs="Times New Roman"/>
        </w:rPr>
        <w:t>]</w:t>
      </w:r>
      <w:r w:rsidR="0170A233" w:rsidRPr="21A048A5">
        <w:rPr>
          <w:rFonts w:ascii="Times New Roman" w:hAnsi="Times New Roman" w:cs="Times New Roman"/>
        </w:rPr>
        <w:t xml:space="preserve">. </w:t>
      </w:r>
      <w:r w:rsidR="2CCA5CAE" w:rsidRPr="21A048A5">
        <w:rPr>
          <w:rFonts w:ascii="Times New Roman" w:hAnsi="Times New Roman" w:cs="Times New Roman"/>
        </w:rPr>
        <w:t xml:space="preserve">However, for Chagas disease there was a </w:t>
      </w:r>
      <w:r w:rsidR="030D402C" w:rsidRPr="21A048A5">
        <w:rPr>
          <w:rFonts w:ascii="Times New Roman" w:hAnsi="Times New Roman" w:cs="Times New Roman"/>
        </w:rPr>
        <w:t xml:space="preserve">conspicuous </w:t>
      </w:r>
      <w:r w:rsidR="2CCA5CAE" w:rsidRPr="21A048A5">
        <w:rPr>
          <w:rFonts w:ascii="Times New Roman" w:hAnsi="Times New Roman" w:cs="Times New Roman"/>
        </w:rPr>
        <w:t xml:space="preserve">lack of </w:t>
      </w:r>
      <w:r w:rsidR="5B907019" w:rsidRPr="21A048A5">
        <w:rPr>
          <w:rFonts w:ascii="Times New Roman" w:hAnsi="Times New Roman" w:cs="Times New Roman"/>
        </w:rPr>
        <w:t>paediatric</w:t>
      </w:r>
      <w:r w:rsidR="2CCA5CAE" w:rsidRPr="21A048A5">
        <w:rPr>
          <w:rFonts w:ascii="Times New Roman" w:hAnsi="Times New Roman" w:cs="Times New Roman"/>
        </w:rPr>
        <w:t xml:space="preserve"> studies</w:t>
      </w:r>
      <w:r w:rsidR="76FCD8E3" w:rsidRPr="21A048A5">
        <w:rPr>
          <w:rFonts w:ascii="Times New Roman" w:hAnsi="Times New Roman" w:cs="Times New Roman"/>
        </w:rPr>
        <w:t xml:space="preserve"> </w:t>
      </w:r>
      <w:r w:rsidR="64BC8F52" w:rsidRPr="21A048A5">
        <w:rPr>
          <w:rFonts w:ascii="Times New Roman" w:hAnsi="Times New Roman" w:cs="Times New Roman"/>
        </w:rPr>
        <w:t>(</w:t>
      </w:r>
      <w:r w:rsidR="76FCD8E3" w:rsidRPr="21A048A5">
        <w:rPr>
          <w:rFonts w:ascii="Times New Roman" w:hAnsi="Times New Roman" w:cs="Times New Roman"/>
        </w:rPr>
        <w:t>Fig</w:t>
      </w:r>
      <w:del w:id="37" w:author="Kannan.RK" w:date="2026-05-06T13:51:00Z">
        <w:r w:rsidR="76FCD8E3" w:rsidRPr="21A048A5" w:rsidDel="00373766">
          <w:rPr>
            <w:rFonts w:ascii="Times New Roman" w:hAnsi="Times New Roman" w:cs="Times New Roman"/>
          </w:rPr>
          <w:delText>ure</w:delText>
        </w:r>
      </w:del>
      <w:r w:rsidR="76FCD8E3" w:rsidRPr="21A048A5">
        <w:rPr>
          <w:rFonts w:ascii="Times New Roman" w:hAnsi="Times New Roman" w:cs="Times New Roman"/>
        </w:rPr>
        <w:t xml:space="preserve"> </w:t>
      </w:r>
      <w:r w:rsidR="35AFD658" w:rsidRPr="21A048A5">
        <w:rPr>
          <w:rFonts w:ascii="Times New Roman" w:hAnsi="Times New Roman" w:cs="Times New Roman"/>
        </w:rPr>
        <w:t>5)</w:t>
      </w:r>
      <w:r w:rsidR="2CCA5CAE" w:rsidRPr="21A048A5">
        <w:rPr>
          <w:rFonts w:ascii="Times New Roman" w:hAnsi="Times New Roman" w:cs="Times New Roman"/>
        </w:rPr>
        <w:t xml:space="preserve">. </w:t>
      </w:r>
      <w:r w:rsidR="1320E3C8" w:rsidRPr="21A048A5">
        <w:rPr>
          <w:rFonts w:ascii="Times New Roman" w:hAnsi="Times New Roman" w:cs="Times New Roman"/>
        </w:rPr>
        <w:t xml:space="preserve">In </w:t>
      </w:r>
      <w:r w:rsidR="79CE8E0C" w:rsidRPr="21A048A5">
        <w:rPr>
          <w:rFonts w:ascii="Times New Roman" w:hAnsi="Times New Roman" w:cs="Times New Roman"/>
        </w:rPr>
        <w:t>C</w:t>
      </w:r>
      <w:r w:rsidR="52DCC52B" w:rsidRPr="21A048A5">
        <w:rPr>
          <w:rFonts w:ascii="Times New Roman" w:hAnsi="Times New Roman" w:cs="Times New Roman"/>
        </w:rPr>
        <w:t>hagas disease</w:t>
      </w:r>
      <w:r w:rsidR="1320E3C8" w:rsidRPr="21A048A5">
        <w:rPr>
          <w:rFonts w:ascii="Times New Roman" w:hAnsi="Times New Roman" w:cs="Times New Roman"/>
        </w:rPr>
        <w:t>,</w:t>
      </w:r>
      <w:r w:rsidR="46B676DC" w:rsidRPr="21A048A5">
        <w:rPr>
          <w:rFonts w:ascii="Times New Roman" w:hAnsi="Times New Roman" w:cs="Times New Roman"/>
        </w:rPr>
        <w:t xml:space="preserve"> </w:t>
      </w:r>
      <w:r w:rsidR="0CDCD2ED" w:rsidRPr="21A048A5">
        <w:rPr>
          <w:rFonts w:ascii="Times New Roman" w:hAnsi="Times New Roman" w:cs="Times New Roman"/>
        </w:rPr>
        <w:t xml:space="preserve">infections </w:t>
      </w:r>
      <w:r w:rsidR="6B599B98" w:rsidRPr="21A048A5">
        <w:rPr>
          <w:rFonts w:ascii="Times New Roman" w:hAnsi="Times New Roman" w:cs="Times New Roman"/>
        </w:rPr>
        <w:t xml:space="preserve">usually </w:t>
      </w:r>
      <w:r w:rsidR="0CDCD2ED" w:rsidRPr="21A048A5">
        <w:rPr>
          <w:rFonts w:ascii="Times New Roman" w:hAnsi="Times New Roman" w:cs="Times New Roman"/>
        </w:rPr>
        <w:t>occur</w:t>
      </w:r>
      <w:r w:rsidR="6B599B98" w:rsidRPr="21A048A5">
        <w:rPr>
          <w:rFonts w:ascii="Times New Roman" w:hAnsi="Times New Roman" w:cs="Times New Roman"/>
        </w:rPr>
        <w:t xml:space="preserve"> in the first years of life</w:t>
      </w:r>
      <w:r w:rsidR="0CDCD2ED" w:rsidRPr="21A048A5">
        <w:rPr>
          <w:rFonts w:ascii="Times New Roman" w:hAnsi="Times New Roman" w:cs="Times New Roman"/>
        </w:rPr>
        <w:t>,</w:t>
      </w:r>
      <w:r w:rsidR="6B599B98" w:rsidRPr="21A048A5">
        <w:rPr>
          <w:rFonts w:ascii="Times New Roman" w:hAnsi="Times New Roman" w:cs="Times New Roman"/>
        </w:rPr>
        <w:t xml:space="preserve"> though many cases are asymptomatic [</w:t>
      </w:r>
      <w:r w:rsidR="065B2A42" w:rsidRPr="21A048A5">
        <w:rPr>
          <w:rFonts w:ascii="Times New Roman" w:hAnsi="Times New Roman" w:cs="Times New Roman"/>
        </w:rPr>
        <w:t>3</w:t>
      </w:r>
      <w:r w:rsidR="0486C1C7" w:rsidRPr="21A048A5">
        <w:rPr>
          <w:rFonts w:ascii="Times New Roman" w:hAnsi="Times New Roman" w:cs="Times New Roman"/>
        </w:rPr>
        <w:t>8</w:t>
      </w:r>
      <w:r w:rsidR="6B599B98" w:rsidRPr="21A048A5">
        <w:rPr>
          <w:rFonts w:ascii="Times New Roman" w:hAnsi="Times New Roman" w:cs="Times New Roman"/>
        </w:rPr>
        <w:t>]</w:t>
      </w:r>
      <w:r w:rsidR="4E9CC2D8" w:rsidRPr="21A048A5">
        <w:rPr>
          <w:rFonts w:ascii="Times New Roman" w:hAnsi="Times New Roman" w:cs="Times New Roman"/>
        </w:rPr>
        <w:t>.</w:t>
      </w:r>
      <w:r w:rsidR="2DE46772" w:rsidRPr="21A048A5">
        <w:rPr>
          <w:rFonts w:ascii="Times New Roman" w:hAnsi="Times New Roman" w:cs="Times New Roman"/>
        </w:rPr>
        <w:t xml:space="preserve"> </w:t>
      </w:r>
      <w:r w:rsidR="24E97678" w:rsidRPr="21A048A5">
        <w:rPr>
          <w:rFonts w:ascii="Times New Roman" w:hAnsi="Times New Roman" w:cs="Times New Roman"/>
        </w:rPr>
        <w:t>P</w:t>
      </w:r>
      <w:r w:rsidR="6B599B98" w:rsidRPr="21A048A5">
        <w:rPr>
          <w:rFonts w:ascii="Times New Roman" w:hAnsi="Times New Roman" w:cs="Times New Roman"/>
        </w:rPr>
        <w:t xml:space="preserve">atients suffering from chronic </w:t>
      </w:r>
      <w:r w:rsidR="79CE8E0C" w:rsidRPr="21A048A5">
        <w:rPr>
          <w:rFonts w:ascii="Times New Roman" w:hAnsi="Times New Roman" w:cs="Times New Roman"/>
        </w:rPr>
        <w:t>Chagas disease</w:t>
      </w:r>
      <w:r w:rsidR="6B599B98" w:rsidRPr="21A048A5">
        <w:rPr>
          <w:rFonts w:ascii="Times New Roman" w:hAnsi="Times New Roman" w:cs="Times New Roman"/>
        </w:rPr>
        <w:t xml:space="preserve"> can then develop severe </w:t>
      </w:r>
      <w:r w:rsidR="0CDCD2ED" w:rsidRPr="21A048A5">
        <w:rPr>
          <w:rFonts w:ascii="Times New Roman" w:hAnsi="Times New Roman" w:cs="Times New Roman"/>
        </w:rPr>
        <w:t>cardiac, digestive or neurologic conditions after 10</w:t>
      </w:r>
      <w:r w:rsidR="0BEEA78C" w:rsidRPr="21A048A5">
        <w:rPr>
          <w:rFonts w:ascii="Aptos Narrow" w:hAnsi="Aptos Narrow" w:cs="Times New Roman"/>
        </w:rPr>
        <w:t>–</w:t>
      </w:r>
      <w:r w:rsidR="0CDCD2ED" w:rsidRPr="21A048A5">
        <w:rPr>
          <w:rFonts w:ascii="Times New Roman" w:hAnsi="Times New Roman" w:cs="Times New Roman"/>
        </w:rPr>
        <w:t>30 years [</w:t>
      </w:r>
      <w:r w:rsidR="3A46311D" w:rsidRPr="21A048A5">
        <w:rPr>
          <w:rFonts w:ascii="Times New Roman" w:hAnsi="Times New Roman" w:cs="Times New Roman"/>
        </w:rPr>
        <w:t>3</w:t>
      </w:r>
      <w:r w:rsidR="48B0524F" w:rsidRPr="21A048A5">
        <w:rPr>
          <w:rFonts w:ascii="Times New Roman" w:hAnsi="Times New Roman" w:cs="Times New Roman"/>
        </w:rPr>
        <w:t>9</w:t>
      </w:r>
      <w:r w:rsidR="34D43985" w:rsidRPr="21A048A5">
        <w:rPr>
          <w:rFonts w:ascii="Times New Roman" w:hAnsi="Times New Roman" w:cs="Times New Roman"/>
        </w:rPr>
        <w:t>,</w:t>
      </w:r>
      <w:r w:rsidR="01B35668" w:rsidRPr="21A048A5">
        <w:rPr>
          <w:rFonts w:ascii="Times New Roman" w:hAnsi="Times New Roman" w:cs="Times New Roman"/>
        </w:rPr>
        <w:t>40</w:t>
      </w:r>
      <w:r w:rsidR="0CDCD2ED" w:rsidRPr="21A048A5">
        <w:rPr>
          <w:rFonts w:ascii="Times New Roman" w:hAnsi="Times New Roman" w:cs="Times New Roman"/>
        </w:rPr>
        <w:t xml:space="preserve">]. </w:t>
      </w:r>
      <w:r w:rsidR="5F39C5F7" w:rsidRPr="21A048A5">
        <w:rPr>
          <w:rFonts w:ascii="Times New Roman" w:hAnsi="Times New Roman" w:cs="Times New Roman"/>
        </w:rPr>
        <w:t xml:space="preserve">Despite this, </w:t>
      </w:r>
      <w:r w:rsidR="0CDCD2ED" w:rsidRPr="21A048A5">
        <w:rPr>
          <w:rFonts w:ascii="Times New Roman" w:hAnsi="Times New Roman" w:cs="Times New Roman"/>
        </w:rPr>
        <w:t xml:space="preserve">a </w:t>
      </w:r>
      <w:r w:rsidR="72B539B1" w:rsidRPr="21A048A5">
        <w:rPr>
          <w:rFonts w:ascii="Times New Roman" w:hAnsi="Times New Roman" w:cs="Times New Roman"/>
        </w:rPr>
        <w:t xml:space="preserve">conspicuous </w:t>
      </w:r>
      <w:r w:rsidR="0CDCD2ED" w:rsidRPr="21A048A5">
        <w:rPr>
          <w:rFonts w:ascii="Times New Roman" w:hAnsi="Times New Roman" w:cs="Times New Roman"/>
        </w:rPr>
        <w:t xml:space="preserve">lack of paediatric </w:t>
      </w:r>
      <w:r w:rsidR="14C1D4E5" w:rsidRPr="21A048A5">
        <w:rPr>
          <w:rFonts w:ascii="Times New Roman" w:hAnsi="Times New Roman" w:cs="Times New Roman"/>
        </w:rPr>
        <w:t>Chagas disease</w:t>
      </w:r>
      <w:r w:rsidR="0CDCD2ED" w:rsidRPr="21A048A5">
        <w:rPr>
          <w:rFonts w:ascii="Times New Roman" w:hAnsi="Times New Roman" w:cs="Times New Roman"/>
        </w:rPr>
        <w:t xml:space="preserve"> studies</w:t>
      </w:r>
      <w:r w:rsidR="32317E75" w:rsidRPr="21A048A5">
        <w:rPr>
          <w:rFonts w:ascii="Times New Roman" w:hAnsi="Times New Roman" w:cs="Times New Roman"/>
        </w:rPr>
        <w:t xml:space="preserve"> was noted</w:t>
      </w:r>
      <w:r w:rsidR="08FC0031" w:rsidRPr="21A048A5">
        <w:rPr>
          <w:rFonts w:ascii="Times New Roman" w:hAnsi="Times New Roman" w:cs="Times New Roman"/>
        </w:rPr>
        <w:t xml:space="preserve">, suggesting </w:t>
      </w:r>
      <w:r w:rsidR="02344A68" w:rsidRPr="21A048A5">
        <w:rPr>
          <w:rFonts w:ascii="Times New Roman" w:hAnsi="Times New Roman" w:cs="Times New Roman"/>
        </w:rPr>
        <w:t xml:space="preserve">limited </w:t>
      </w:r>
      <w:r w:rsidR="08FC0031" w:rsidRPr="21A048A5">
        <w:rPr>
          <w:rFonts w:ascii="Times New Roman" w:hAnsi="Times New Roman" w:cs="Times New Roman"/>
        </w:rPr>
        <w:t xml:space="preserve">research on the acute phase of </w:t>
      </w:r>
      <w:r w:rsidR="0CAF16E6" w:rsidRPr="21A048A5">
        <w:rPr>
          <w:rFonts w:ascii="Times New Roman" w:hAnsi="Times New Roman" w:cs="Times New Roman"/>
        </w:rPr>
        <w:t xml:space="preserve">the </w:t>
      </w:r>
      <w:r w:rsidR="14C1D4E5" w:rsidRPr="21A048A5">
        <w:rPr>
          <w:rFonts w:ascii="Times New Roman" w:hAnsi="Times New Roman" w:cs="Times New Roman"/>
        </w:rPr>
        <w:t>disease</w:t>
      </w:r>
      <w:r w:rsidR="3ECC744F" w:rsidRPr="21A048A5">
        <w:rPr>
          <w:rFonts w:ascii="Times New Roman" w:hAnsi="Times New Roman" w:cs="Times New Roman"/>
        </w:rPr>
        <w:t>. T</w:t>
      </w:r>
      <w:r w:rsidR="73DC5F72" w:rsidRPr="21A048A5">
        <w:rPr>
          <w:rFonts w:ascii="Times New Roman" w:hAnsi="Times New Roman" w:cs="Times New Roman"/>
        </w:rPr>
        <w:t xml:space="preserve">his finding reflects </w:t>
      </w:r>
      <w:r w:rsidR="0BEEA78C" w:rsidRPr="21A048A5">
        <w:rPr>
          <w:rFonts w:ascii="Times New Roman" w:hAnsi="Times New Roman" w:cs="Times New Roman"/>
        </w:rPr>
        <w:t xml:space="preserve">the suggestion from </w:t>
      </w:r>
      <w:r w:rsidR="702F6AA4" w:rsidRPr="21A048A5">
        <w:rPr>
          <w:rFonts w:ascii="Times New Roman" w:hAnsi="Times New Roman" w:cs="Times New Roman"/>
        </w:rPr>
        <w:t xml:space="preserve">a previous systematic review </w:t>
      </w:r>
      <w:r w:rsidR="0BEEA78C" w:rsidRPr="21A048A5">
        <w:rPr>
          <w:rFonts w:ascii="Times New Roman" w:hAnsi="Times New Roman" w:cs="Times New Roman"/>
        </w:rPr>
        <w:t>that &lt;</w:t>
      </w:r>
      <w:r w:rsidR="1F1D138D" w:rsidRPr="21A048A5">
        <w:rPr>
          <w:rFonts w:ascii="Times New Roman" w:hAnsi="Times New Roman" w:cs="Times New Roman"/>
        </w:rPr>
        <w:t xml:space="preserve">6% of </w:t>
      </w:r>
      <w:r w:rsidR="34B26CB9" w:rsidRPr="21A048A5">
        <w:rPr>
          <w:rFonts w:ascii="Times New Roman" w:hAnsi="Times New Roman" w:cs="Times New Roman"/>
        </w:rPr>
        <w:t xml:space="preserve">Chagas disease </w:t>
      </w:r>
      <w:r w:rsidR="1F1D138D" w:rsidRPr="21A048A5">
        <w:rPr>
          <w:rFonts w:ascii="Times New Roman" w:hAnsi="Times New Roman" w:cs="Times New Roman"/>
        </w:rPr>
        <w:t xml:space="preserve">studies </w:t>
      </w:r>
      <w:r w:rsidR="30204E84" w:rsidRPr="21A048A5">
        <w:rPr>
          <w:rFonts w:ascii="Times New Roman" w:hAnsi="Times New Roman" w:cs="Times New Roman"/>
        </w:rPr>
        <w:t>solely recruited patients in the acute phase</w:t>
      </w:r>
      <w:r w:rsidR="357F324E" w:rsidRPr="21A048A5">
        <w:rPr>
          <w:rFonts w:ascii="Times New Roman" w:hAnsi="Times New Roman" w:cs="Times New Roman"/>
        </w:rPr>
        <w:t xml:space="preserve"> [</w:t>
      </w:r>
      <w:r w:rsidR="5CFD5703" w:rsidRPr="21A048A5">
        <w:rPr>
          <w:rFonts w:ascii="Times New Roman" w:hAnsi="Times New Roman" w:cs="Times New Roman"/>
        </w:rPr>
        <w:t>4</w:t>
      </w:r>
      <w:r w:rsidR="0FA6B604" w:rsidRPr="21A048A5">
        <w:rPr>
          <w:rFonts w:ascii="Times New Roman" w:hAnsi="Times New Roman" w:cs="Times New Roman"/>
        </w:rPr>
        <w:t>1</w:t>
      </w:r>
      <w:r w:rsidR="357F324E" w:rsidRPr="21A048A5">
        <w:rPr>
          <w:rFonts w:ascii="Times New Roman" w:hAnsi="Times New Roman" w:cs="Times New Roman"/>
        </w:rPr>
        <w:t>]</w:t>
      </w:r>
      <w:r w:rsidR="3E9810F0" w:rsidRPr="21A048A5">
        <w:rPr>
          <w:rFonts w:ascii="Times New Roman" w:hAnsi="Times New Roman" w:cs="Times New Roman"/>
        </w:rPr>
        <w:t>, though prevalent cases in children and younger adults has reduced since 1990 [</w:t>
      </w:r>
      <w:r w:rsidR="2960F498" w:rsidRPr="21A048A5">
        <w:rPr>
          <w:rFonts w:ascii="Times New Roman" w:hAnsi="Times New Roman" w:cs="Times New Roman"/>
        </w:rPr>
        <w:t>4</w:t>
      </w:r>
      <w:r w:rsidR="40746D8B" w:rsidRPr="21A048A5">
        <w:rPr>
          <w:rFonts w:ascii="Times New Roman" w:hAnsi="Times New Roman" w:cs="Times New Roman"/>
        </w:rPr>
        <w:t>2</w:t>
      </w:r>
      <w:r w:rsidR="3E9810F0" w:rsidRPr="21A048A5">
        <w:rPr>
          <w:rFonts w:ascii="Times New Roman" w:hAnsi="Times New Roman" w:cs="Times New Roman"/>
        </w:rPr>
        <w:t>]</w:t>
      </w:r>
      <w:r w:rsidR="5F39C5F7" w:rsidRPr="21A048A5">
        <w:rPr>
          <w:rFonts w:ascii="Times New Roman" w:hAnsi="Times New Roman" w:cs="Times New Roman"/>
        </w:rPr>
        <w:t xml:space="preserve">. </w:t>
      </w:r>
      <w:r w:rsidR="1C3EF485" w:rsidRPr="21A048A5">
        <w:rPr>
          <w:rFonts w:ascii="Times New Roman" w:hAnsi="Times New Roman" w:cs="Times New Roman"/>
        </w:rPr>
        <w:t xml:space="preserve">In </w:t>
      </w:r>
      <w:r w:rsidR="15D67562" w:rsidRPr="21A048A5">
        <w:rPr>
          <w:rFonts w:ascii="Times New Roman" w:hAnsi="Times New Roman" w:cs="Times New Roman"/>
        </w:rPr>
        <w:t>contrast</w:t>
      </w:r>
      <w:r w:rsidR="1C3EF485" w:rsidRPr="21A048A5">
        <w:rPr>
          <w:rFonts w:ascii="Times New Roman" w:hAnsi="Times New Roman" w:cs="Times New Roman"/>
        </w:rPr>
        <w:t xml:space="preserve"> to the enrolment of patients in endemic </w:t>
      </w:r>
      <w:r w:rsidR="15D67562" w:rsidRPr="21A048A5">
        <w:rPr>
          <w:rFonts w:ascii="Times New Roman" w:hAnsi="Times New Roman" w:cs="Times New Roman"/>
        </w:rPr>
        <w:t>countries</w:t>
      </w:r>
      <w:r w:rsidR="1C3EF485" w:rsidRPr="21A048A5">
        <w:rPr>
          <w:rFonts w:ascii="Times New Roman" w:hAnsi="Times New Roman" w:cs="Times New Roman"/>
        </w:rPr>
        <w:t xml:space="preserve">, quarter </w:t>
      </w:r>
      <w:r w:rsidR="15D67562" w:rsidRPr="21A048A5">
        <w:rPr>
          <w:rFonts w:ascii="Times New Roman" w:hAnsi="Times New Roman" w:cs="Times New Roman"/>
        </w:rPr>
        <w:t xml:space="preserve">(10/40) </w:t>
      </w:r>
      <w:r w:rsidR="1C3EF485" w:rsidRPr="21A048A5">
        <w:rPr>
          <w:rFonts w:ascii="Times New Roman" w:hAnsi="Times New Roman" w:cs="Times New Roman"/>
        </w:rPr>
        <w:t xml:space="preserve">of the </w:t>
      </w:r>
      <w:r w:rsidR="18DA1FDC" w:rsidRPr="21A048A5">
        <w:rPr>
          <w:rFonts w:ascii="Times New Roman" w:hAnsi="Times New Roman" w:cs="Times New Roman"/>
        </w:rPr>
        <w:t xml:space="preserve">studies in Europe </w:t>
      </w:r>
      <w:r w:rsidR="6615F4D5" w:rsidRPr="21A048A5">
        <w:rPr>
          <w:rFonts w:ascii="Times New Roman" w:hAnsi="Times New Roman" w:cs="Times New Roman"/>
        </w:rPr>
        <w:t>(</w:t>
      </w:r>
      <w:r w:rsidR="42128555" w:rsidRPr="21A048A5">
        <w:rPr>
          <w:rFonts w:ascii="Times New Roman" w:hAnsi="Times New Roman" w:cs="Times New Roman"/>
        </w:rPr>
        <w:t>were in healthy participants</w:t>
      </w:r>
      <w:r w:rsidR="15D67562" w:rsidRPr="21A048A5">
        <w:rPr>
          <w:rFonts w:ascii="Times New Roman" w:hAnsi="Times New Roman" w:cs="Times New Roman"/>
        </w:rPr>
        <w:t>, and most of the studies included only adult populations</w:t>
      </w:r>
      <w:r w:rsidR="42128555" w:rsidRPr="21A048A5">
        <w:rPr>
          <w:rFonts w:ascii="Times New Roman" w:hAnsi="Times New Roman" w:cs="Times New Roman"/>
        </w:rPr>
        <w:t>.</w:t>
      </w:r>
    </w:p>
    <w:p w14:paraId="7619019F" w14:textId="00A5F018" w:rsidR="00AA1C57" w:rsidRDefault="5056D1A6">
      <w:pPr>
        <w:rPr>
          <w:rFonts w:ascii="Times New Roman" w:hAnsi="Times New Roman" w:cs="Times New Roman"/>
        </w:rPr>
      </w:pPr>
      <w:r w:rsidRPr="21BB696E">
        <w:rPr>
          <w:rFonts w:ascii="Times New Roman" w:hAnsi="Times New Roman" w:cs="Times New Roman"/>
        </w:rPr>
        <w:lastRenderedPageBreak/>
        <w:t xml:space="preserve">Our analysis also investigated the </w:t>
      </w:r>
      <w:r w:rsidR="46FD2200" w:rsidRPr="21BB696E">
        <w:rPr>
          <w:rFonts w:ascii="Times New Roman" w:hAnsi="Times New Roman" w:cs="Times New Roman"/>
        </w:rPr>
        <w:t>population access to clinical studies</w:t>
      </w:r>
      <w:r w:rsidR="2D972D53" w:rsidRPr="21BB696E">
        <w:rPr>
          <w:rFonts w:ascii="Times New Roman" w:hAnsi="Times New Roman" w:cs="Times New Roman"/>
        </w:rPr>
        <w:t xml:space="preserve"> across the 4 NTDs.</w:t>
      </w:r>
      <w:r w:rsidR="46FD2200" w:rsidRPr="21BB696E">
        <w:rPr>
          <w:rFonts w:ascii="Times New Roman" w:hAnsi="Times New Roman" w:cs="Times New Roman"/>
        </w:rPr>
        <w:t xml:space="preserve"> </w:t>
      </w:r>
      <w:r w:rsidR="56A23EC2" w:rsidRPr="21BB696E">
        <w:rPr>
          <w:rFonts w:ascii="Times New Roman" w:hAnsi="Times New Roman" w:cs="Times New Roman"/>
        </w:rPr>
        <w:t xml:space="preserve">While </w:t>
      </w:r>
      <w:r w:rsidR="2F50363A" w:rsidRPr="21BB696E">
        <w:rPr>
          <w:rFonts w:ascii="Times New Roman" w:hAnsi="Times New Roman" w:cs="Times New Roman"/>
        </w:rPr>
        <w:t xml:space="preserve">we </w:t>
      </w:r>
      <w:r w:rsidR="2D972D53" w:rsidRPr="21BB696E">
        <w:rPr>
          <w:rFonts w:ascii="Times New Roman" w:hAnsi="Times New Roman" w:cs="Times New Roman"/>
        </w:rPr>
        <w:t xml:space="preserve">found </w:t>
      </w:r>
      <w:r w:rsidR="67851564" w:rsidRPr="21BB696E">
        <w:rPr>
          <w:rFonts w:ascii="Times New Roman" w:hAnsi="Times New Roman" w:cs="Times New Roman"/>
        </w:rPr>
        <w:t xml:space="preserve">a </w:t>
      </w:r>
      <w:r w:rsidR="5000C997" w:rsidRPr="21BB696E">
        <w:rPr>
          <w:rFonts w:ascii="Times New Roman" w:hAnsi="Times New Roman" w:cs="Times New Roman"/>
        </w:rPr>
        <w:t xml:space="preserve">greater access for people living in </w:t>
      </w:r>
      <w:r w:rsidR="4EBB33B6" w:rsidRPr="21BB696E">
        <w:rPr>
          <w:rFonts w:ascii="Times New Roman" w:hAnsi="Times New Roman" w:cs="Times New Roman"/>
        </w:rPr>
        <w:t xml:space="preserve">some endemic </w:t>
      </w:r>
      <w:r w:rsidR="5000C997" w:rsidRPr="21BB696E">
        <w:rPr>
          <w:rFonts w:ascii="Times New Roman" w:hAnsi="Times New Roman" w:cs="Times New Roman"/>
        </w:rPr>
        <w:t>low- and lower</w:t>
      </w:r>
      <w:r w:rsidR="689CD8AD" w:rsidRPr="21BB696E">
        <w:rPr>
          <w:rFonts w:ascii="Times New Roman" w:hAnsi="Times New Roman" w:cs="Times New Roman"/>
        </w:rPr>
        <w:t>-</w:t>
      </w:r>
      <w:r w:rsidR="5000C997" w:rsidRPr="21BB696E">
        <w:rPr>
          <w:rFonts w:ascii="Times New Roman" w:hAnsi="Times New Roman" w:cs="Times New Roman"/>
        </w:rPr>
        <w:t>middle-income countries</w:t>
      </w:r>
      <w:r w:rsidR="40E48AE2" w:rsidRPr="21BB696E">
        <w:rPr>
          <w:rFonts w:ascii="Times New Roman" w:hAnsi="Times New Roman" w:cs="Times New Roman"/>
        </w:rPr>
        <w:t xml:space="preserve">, recruitment </w:t>
      </w:r>
      <w:r w:rsidR="26005805" w:rsidRPr="21BB696E">
        <w:rPr>
          <w:rFonts w:ascii="Times New Roman" w:hAnsi="Times New Roman" w:cs="Times New Roman"/>
        </w:rPr>
        <w:t xml:space="preserve">only </w:t>
      </w:r>
      <w:r w:rsidR="40E48AE2" w:rsidRPr="21BB696E">
        <w:rPr>
          <w:rFonts w:ascii="Times New Roman" w:hAnsi="Times New Roman" w:cs="Times New Roman"/>
        </w:rPr>
        <w:t>partially reflected underlying disease endemicity</w:t>
      </w:r>
      <w:r w:rsidR="5FF078DD" w:rsidRPr="21BB696E">
        <w:rPr>
          <w:rFonts w:ascii="Times New Roman" w:hAnsi="Times New Roman" w:cs="Times New Roman"/>
        </w:rPr>
        <w:t xml:space="preserve">. </w:t>
      </w:r>
      <w:r w:rsidR="20DC99C8" w:rsidRPr="21BB696E">
        <w:rPr>
          <w:rFonts w:ascii="Times New Roman" w:hAnsi="Times New Roman" w:cs="Times New Roman"/>
        </w:rPr>
        <w:t>In particular</w:t>
      </w:r>
      <w:r w:rsidR="0018513A" w:rsidRPr="21BB696E">
        <w:rPr>
          <w:rFonts w:ascii="Times New Roman" w:hAnsi="Times New Roman" w:cs="Times New Roman"/>
        </w:rPr>
        <w:t xml:space="preserve">, </w:t>
      </w:r>
      <w:r w:rsidR="5E32E4D4" w:rsidRPr="21BB696E">
        <w:rPr>
          <w:rFonts w:ascii="Times New Roman" w:hAnsi="Times New Roman" w:cs="Times New Roman"/>
        </w:rPr>
        <w:t xml:space="preserve">the population access metric </w:t>
      </w:r>
      <w:r w:rsidR="2CAA7E19" w:rsidRPr="21BB696E">
        <w:rPr>
          <w:rFonts w:ascii="Times New Roman" w:hAnsi="Times New Roman" w:cs="Times New Roman"/>
        </w:rPr>
        <w:t xml:space="preserve">was </w:t>
      </w:r>
      <w:r w:rsidR="5FF078DD" w:rsidRPr="21BB696E">
        <w:rPr>
          <w:rFonts w:ascii="Times New Roman" w:hAnsi="Times New Roman" w:cs="Times New Roman"/>
        </w:rPr>
        <w:t xml:space="preserve">driven by a handful of countries and studies, and most endemic countries </w:t>
      </w:r>
      <w:r w:rsidR="03FD78E5" w:rsidRPr="21BB696E">
        <w:rPr>
          <w:rFonts w:ascii="Times New Roman" w:hAnsi="Times New Roman" w:cs="Times New Roman"/>
        </w:rPr>
        <w:t xml:space="preserve">had </w:t>
      </w:r>
      <w:r w:rsidR="5FF078DD" w:rsidRPr="21BB696E">
        <w:rPr>
          <w:rFonts w:ascii="Times New Roman" w:hAnsi="Times New Roman" w:cs="Times New Roman"/>
        </w:rPr>
        <w:t>low population access</w:t>
      </w:r>
      <w:r w:rsidR="18F543B4" w:rsidRPr="21BB696E">
        <w:rPr>
          <w:rFonts w:ascii="Times New Roman" w:hAnsi="Times New Roman" w:cs="Times New Roman"/>
        </w:rPr>
        <w:t xml:space="preserve">. </w:t>
      </w:r>
      <w:r w:rsidR="43EC3E44" w:rsidRPr="21BB696E">
        <w:rPr>
          <w:rFonts w:ascii="Times New Roman" w:hAnsi="Times New Roman" w:cs="Times New Roman"/>
        </w:rPr>
        <w:t>However</w:t>
      </w:r>
      <w:r w:rsidR="38CF2F31" w:rsidRPr="21BB696E">
        <w:rPr>
          <w:rFonts w:ascii="Times New Roman" w:hAnsi="Times New Roman" w:cs="Times New Roman"/>
        </w:rPr>
        <w:t xml:space="preserve">, </w:t>
      </w:r>
      <w:r w:rsidR="5000C997" w:rsidRPr="21BB696E">
        <w:rPr>
          <w:rFonts w:ascii="Times New Roman" w:hAnsi="Times New Roman" w:cs="Times New Roman"/>
        </w:rPr>
        <w:t>Spain</w:t>
      </w:r>
      <w:r w:rsidR="0018513A" w:rsidRPr="21BB696E">
        <w:rPr>
          <w:rFonts w:ascii="Times New Roman" w:hAnsi="Times New Roman" w:cs="Times New Roman"/>
        </w:rPr>
        <w:t>, a high-income country,</w:t>
      </w:r>
      <w:r w:rsidR="5000C997" w:rsidRPr="21BB696E">
        <w:rPr>
          <w:rFonts w:ascii="Times New Roman" w:hAnsi="Times New Roman" w:cs="Times New Roman"/>
        </w:rPr>
        <w:t xml:space="preserve"> </w:t>
      </w:r>
      <w:r w:rsidR="0018513A" w:rsidRPr="21BB696E">
        <w:rPr>
          <w:rFonts w:ascii="Times New Roman" w:hAnsi="Times New Roman" w:cs="Times New Roman"/>
        </w:rPr>
        <w:t xml:space="preserve">was </w:t>
      </w:r>
      <w:r w:rsidR="5000C997" w:rsidRPr="21BB696E">
        <w:rPr>
          <w:rFonts w:ascii="Times New Roman" w:hAnsi="Times New Roman" w:cs="Times New Roman"/>
        </w:rPr>
        <w:t xml:space="preserve">an exception for </w:t>
      </w:r>
      <w:r w:rsidR="7E39181A" w:rsidRPr="21BB696E">
        <w:rPr>
          <w:rFonts w:ascii="Times New Roman" w:hAnsi="Times New Roman" w:cs="Times New Roman"/>
        </w:rPr>
        <w:t>Chagas disease</w:t>
      </w:r>
      <w:r w:rsidR="315A1236" w:rsidRPr="21BB696E">
        <w:rPr>
          <w:rFonts w:ascii="Times New Roman" w:hAnsi="Times New Roman" w:cs="Times New Roman"/>
        </w:rPr>
        <w:t xml:space="preserve"> where</w:t>
      </w:r>
      <w:r w:rsidR="5B18F45E" w:rsidRPr="21BB696E">
        <w:rPr>
          <w:rFonts w:ascii="Times New Roman" w:hAnsi="Times New Roman" w:cs="Times New Roman"/>
        </w:rPr>
        <w:t xml:space="preserve"> disease</w:t>
      </w:r>
      <w:r w:rsidR="5000C997" w:rsidRPr="21BB696E">
        <w:rPr>
          <w:rFonts w:ascii="Times New Roman" w:hAnsi="Times New Roman" w:cs="Times New Roman"/>
        </w:rPr>
        <w:t xml:space="preserve"> vectors are not native, </w:t>
      </w:r>
      <w:r w:rsidR="1C523809" w:rsidRPr="21BB696E">
        <w:rPr>
          <w:rFonts w:ascii="Times New Roman" w:hAnsi="Times New Roman" w:cs="Times New Roman"/>
        </w:rPr>
        <w:t>but</w:t>
      </w:r>
      <w:r w:rsidR="5000C997" w:rsidRPr="21BB696E">
        <w:rPr>
          <w:rFonts w:ascii="Times New Roman" w:hAnsi="Times New Roman" w:cs="Times New Roman"/>
        </w:rPr>
        <w:t xml:space="preserve"> </w:t>
      </w:r>
      <w:r w:rsidR="0018513A" w:rsidRPr="21BB696E">
        <w:rPr>
          <w:rFonts w:ascii="Times New Roman" w:hAnsi="Times New Roman" w:cs="Times New Roman"/>
        </w:rPr>
        <w:t xml:space="preserve">(due to migration) </w:t>
      </w:r>
      <w:r w:rsidR="5000C997" w:rsidRPr="21BB696E">
        <w:rPr>
          <w:rFonts w:ascii="Times New Roman" w:hAnsi="Times New Roman" w:cs="Times New Roman"/>
        </w:rPr>
        <w:t xml:space="preserve">the </w:t>
      </w:r>
      <w:r w:rsidR="2C3C8020" w:rsidRPr="21BB696E">
        <w:rPr>
          <w:rFonts w:ascii="Times New Roman" w:hAnsi="Times New Roman" w:cs="Times New Roman"/>
        </w:rPr>
        <w:t xml:space="preserve">disease </w:t>
      </w:r>
      <w:r w:rsidR="3DEADCA5" w:rsidRPr="21BB696E">
        <w:rPr>
          <w:rFonts w:ascii="Times New Roman" w:hAnsi="Times New Roman" w:cs="Times New Roman"/>
        </w:rPr>
        <w:t>burden</w:t>
      </w:r>
      <w:r w:rsidR="3A8BDCD7" w:rsidRPr="21BB696E">
        <w:rPr>
          <w:rFonts w:ascii="Times New Roman" w:hAnsi="Times New Roman" w:cs="Times New Roman"/>
        </w:rPr>
        <w:t xml:space="preserve"> </w:t>
      </w:r>
      <w:r w:rsidR="0018513A" w:rsidRPr="21BB696E">
        <w:rPr>
          <w:rFonts w:ascii="Times New Roman" w:hAnsi="Times New Roman" w:cs="Times New Roman"/>
        </w:rPr>
        <w:t xml:space="preserve">is the </w:t>
      </w:r>
      <w:r w:rsidR="3DEADCA5" w:rsidRPr="21BB696E">
        <w:rPr>
          <w:rFonts w:ascii="Times New Roman" w:hAnsi="Times New Roman" w:cs="Times New Roman"/>
        </w:rPr>
        <w:t>greatest</w:t>
      </w:r>
      <w:r w:rsidR="0018513A" w:rsidRPr="21BB696E">
        <w:rPr>
          <w:rFonts w:ascii="Times New Roman" w:hAnsi="Times New Roman" w:cs="Times New Roman"/>
        </w:rPr>
        <w:t xml:space="preserve"> </w:t>
      </w:r>
      <w:r w:rsidR="5000C997" w:rsidRPr="21BB696E">
        <w:rPr>
          <w:rFonts w:ascii="Times New Roman" w:hAnsi="Times New Roman" w:cs="Times New Roman"/>
        </w:rPr>
        <w:t>outside the Region of the Americas [</w:t>
      </w:r>
      <w:r w:rsidR="1025865E" w:rsidRPr="21BB696E">
        <w:rPr>
          <w:rFonts w:ascii="Times New Roman" w:hAnsi="Times New Roman" w:cs="Times New Roman"/>
        </w:rPr>
        <w:t>4</w:t>
      </w:r>
      <w:r w:rsidR="619CE134" w:rsidRPr="21BB696E">
        <w:rPr>
          <w:rFonts w:ascii="Times New Roman" w:hAnsi="Times New Roman" w:cs="Times New Roman"/>
        </w:rPr>
        <w:t>3</w:t>
      </w:r>
      <w:r w:rsidR="75C930D5" w:rsidRPr="21BB696E">
        <w:rPr>
          <w:rFonts w:ascii="Times New Roman" w:hAnsi="Times New Roman" w:cs="Times New Roman"/>
        </w:rPr>
        <w:t>]</w:t>
      </w:r>
      <w:r w:rsidR="0479010D" w:rsidRPr="21BB696E">
        <w:rPr>
          <w:rFonts w:ascii="Times New Roman" w:hAnsi="Times New Roman" w:cs="Times New Roman"/>
        </w:rPr>
        <w:t>.</w:t>
      </w:r>
      <w:r w:rsidR="1A536A0D" w:rsidRPr="21BB696E">
        <w:rPr>
          <w:rFonts w:ascii="Times New Roman" w:hAnsi="Times New Roman" w:cs="Times New Roman"/>
        </w:rPr>
        <w:t xml:space="preserve"> </w:t>
      </w:r>
      <w:r w:rsidR="173F3111" w:rsidRPr="21BB696E">
        <w:rPr>
          <w:rFonts w:ascii="Times New Roman" w:hAnsi="Times New Roman" w:cs="Times New Roman"/>
        </w:rPr>
        <w:t>L</w:t>
      </w:r>
      <w:r w:rsidR="1A536A0D" w:rsidRPr="21BB696E">
        <w:rPr>
          <w:rFonts w:ascii="Times New Roman" w:hAnsi="Times New Roman" w:cs="Times New Roman"/>
        </w:rPr>
        <w:t xml:space="preserve">ow-income countries </w:t>
      </w:r>
      <w:r w:rsidR="4136D4FF" w:rsidRPr="21BB696E">
        <w:rPr>
          <w:rFonts w:ascii="Times New Roman" w:hAnsi="Times New Roman" w:cs="Times New Roman"/>
        </w:rPr>
        <w:t xml:space="preserve">had </w:t>
      </w:r>
      <w:r w:rsidR="554DB857" w:rsidRPr="21BB696E">
        <w:rPr>
          <w:rFonts w:ascii="Times New Roman" w:hAnsi="Times New Roman" w:cs="Times New Roman"/>
        </w:rPr>
        <w:t>relatively</w:t>
      </w:r>
      <w:r w:rsidR="1A536A0D" w:rsidRPr="21BB696E">
        <w:rPr>
          <w:rFonts w:ascii="Times New Roman" w:hAnsi="Times New Roman" w:cs="Times New Roman"/>
        </w:rPr>
        <w:t xml:space="preserve"> </w:t>
      </w:r>
      <w:r w:rsidR="7A3E8EB0" w:rsidRPr="21BB696E">
        <w:rPr>
          <w:rFonts w:ascii="Times New Roman" w:hAnsi="Times New Roman" w:cs="Times New Roman"/>
        </w:rPr>
        <w:t xml:space="preserve">low </w:t>
      </w:r>
      <w:r w:rsidR="1A536A0D" w:rsidRPr="21BB696E">
        <w:rPr>
          <w:rFonts w:ascii="Times New Roman" w:hAnsi="Times New Roman" w:cs="Times New Roman"/>
        </w:rPr>
        <w:t>population access</w:t>
      </w:r>
      <w:r w:rsidR="0018513A" w:rsidRPr="21BB696E">
        <w:rPr>
          <w:rFonts w:ascii="Times New Roman" w:hAnsi="Times New Roman" w:cs="Times New Roman"/>
        </w:rPr>
        <w:t xml:space="preserve"> to VL studies. T</w:t>
      </w:r>
      <w:r w:rsidR="3A61FC0B" w:rsidRPr="21BB696E">
        <w:rPr>
          <w:rFonts w:ascii="Times New Roman" w:hAnsi="Times New Roman" w:cs="Times New Roman"/>
        </w:rPr>
        <w:t xml:space="preserve">his is important </w:t>
      </w:r>
      <w:r w:rsidR="1FB0CF9E" w:rsidRPr="21BB696E">
        <w:rPr>
          <w:rFonts w:ascii="Times New Roman" w:hAnsi="Times New Roman" w:cs="Times New Roman"/>
        </w:rPr>
        <w:t xml:space="preserve">because </w:t>
      </w:r>
      <w:r w:rsidR="086D31D9" w:rsidRPr="21BB696E">
        <w:rPr>
          <w:rFonts w:ascii="Times New Roman" w:hAnsi="Times New Roman" w:cs="Times New Roman"/>
        </w:rPr>
        <w:t xml:space="preserve">these </w:t>
      </w:r>
      <w:r w:rsidR="7E4895F9" w:rsidRPr="21BB696E">
        <w:rPr>
          <w:rFonts w:ascii="Times New Roman" w:hAnsi="Times New Roman" w:cs="Times New Roman"/>
        </w:rPr>
        <w:t>low-income countries</w:t>
      </w:r>
      <w:r w:rsidR="0018513A" w:rsidRPr="21BB696E">
        <w:rPr>
          <w:rFonts w:ascii="Times New Roman" w:hAnsi="Times New Roman" w:cs="Times New Roman"/>
        </w:rPr>
        <w:t>, particularly</w:t>
      </w:r>
      <w:r w:rsidR="7E4895F9" w:rsidRPr="21BB696E">
        <w:rPr>
          <w:rFonts w:ascii="Times New Roman" w:hAnsi="Times New Roman" w:cs="Times New Roman"/>
        </w:rPr>
        <w:t xml:space="preserve"> </w:t>
      </w:r>
      <w:r w:rsidR="223450BE" w:rsidRPr="21BB696E">
        <w:rPr>
          <w:rFonts w:ascii="Times New Roman" w:hAnsi="Times New Roman" w:cs="Times New Roman"/>
        </w:rPr>
        <w:t>Ethiopia and Sudan</w:t>
      </w:r>
      <w:r w:rsidR="0018513A" w:rsidRPr="21BB696E">
        <w:rPr>
          <w:rFonts w:ascii="Times New Roman" w:hAnsi="Times New Roman" w:cs="Times New Roman"/>
        </w:rPr>
        <w:t>,</w:t>
      </w:r>
      <w:r w:rsidR="223450BE" w:rsidRPr="21BB696E">
        <w:rPr>
          <w:rFonts w:ascii="Times New Roman" w:hAnsi="Times New Roman" w:cs="Times New Roman"/>
        </w:rPr>
        <w:t xml:space="preserve"> are </w:t>
      </w:r>
      <w:r w:rsidR="0018513A" w:rsidRPr="21BB696E">
        <w:rPr>
          <w:rFonts w:ascii="Times New Roman" w:hAnsi="Times New Roman" w:cs="Times New Roman"/>
        </w:rPr>
        <w:t xml:space="preserve">now </w:t>
      </w:r>
      <w:r w:rsidR="223450BE" w:rsidRPr="21BB696E">
        <w:rPr>
          <w:rFonts w:ascii="Times New Roman" w:hAnsi="Times New Roman" w:cs="Times New Roman"/>
        </w:rPr>
        <w:t xml:space="preserve">the epicentre of </w:t>
      </w:r>
      <w:r w:rsidR="0018513A" w:rsidRPr="21BB696E">
        <w:rPr>
          <w:rFonts w:ascii="Times New Roman" w:hAnsi="Times New Roman" w:cs="Times New Roman"/>
        </w:rPr>
        <w:t xml:space="preserve">the global </w:t>
      </w:r>
      <w:r w:rsidR="223450BE" w:rsidRPr="21BB696E">
        <w:rPr>
          <w:rFonts w:ascii="Times New Roman" w:hAnsi="Times New Roman" w:cs="Times New Roman"/>
        </w:rPr>
        <w:t>VL burden</w:t>
      </w:r>
      <w:r w:rsidR="5000C997" w:rsidRPr="21BB696E">
        <w:rPr>
          <w:rFonts w:ascii="Times New Roman" w:hAnsi="Times New Roman" w:cs="Times New Roman"/>
        </w:rPr>
        <w:t xml:space="preserve">. </w:t>
      </w:r>
      <w:r w:rsidR="4EBB33B6" w:rsidRPr="21BB696E">
        <w:rPr>
          <w:rFonts w:ascii="Times New Roman" w:hAnsi="Times New Roman" w:cs="Times New Roman"/>
        </w:rPr>
        <w:t>Th</w:t>
      </w:r>
      <w:r w:rsidR="061CEBFA" w:rsidRPr="21BB696E">
        <w:rPr>
          <w:rFonts w:ascii="Times New Roman" w:hAnsi="Times New Roman" w:cs="Times New Roman"/>
        </w:rPr>
        <w:t>is</w:t>
      </w:r>
      <w:r w:rsidR="0FB3AF6E" w:rsidRPr="21BB696E">
        <w:rPr>
          <w:rFonts w:ascii="Times New Roman" w:hAnsi="Times New Roman" w:cs="Times New Roman"/>
        </w:rPr>
        <w:t xml:space="preserve"> </w:t>
      </w:r>
      <w:r w:rsidR="0018513A" w:rsidRPr="21BB696E">
        <w:rPr>
          <w:rFonts w:ascii="Times New Roman" w:hAnsi="Times New Roman" w:cs="Times New Roman"/>
        </w:rPr>
        <w:t xml:space="preserve">weakness in the geographical distribution of clinical </w:t>
      </w:r>
      <w:r w:rsidR="582D8EF1" w:rsidRPr="21BB696E">
        <w:rPr>
          <w:rFonts w:ascii="Times New Roman" w:hAnsi="Times New Roman" w:cs="Times New Roman"/>
        </w:rPr>
        <w:t xml:space="preserve">studies </w:t>
      </w:r>
      <w:r w:rsidR="64DC9400" w:rsidRPr="21BB696E">
        <w:rPr>
          <w:rFonts w:ascii="Times New Roman" w:hAnsi="Times New Roman" w:cs="Times New Roman"/>
        </w:rPr>
        <w:t xml:space="preserve">likely </w:t>
      </w:r>
      <w:r w:rsidR="2BC5836C" w:rsidRPr="21BB696E">
        <w:rPr>
          <w:rFonts w:ascii="Times New Roman" w:hAnsi="Times New Roman" w:cs="Times New Roman"/>
        </w:rPr>
        <w:t xml:space="preserve">reflects </w:t>
      </w:r>
      <w:r w:rsidR="39A72A8C" w:rsidRPr="21BB696E">
        <w:rPr>
          <w:rFonts w:ascii="Times New Roman" w:hAnsi="Times New Roman" w:cs="Times New Roman"/>
        </w:rPr>
        <w:t xml:space="preserve">major challenges in building </w:t>
      </w:r>
      <w:r w:rsidR="7A7CB52A" w:rsidRPr="21BB696E">
        <w:rPr>
          <w:rFonts w:ascii="Times New Roman" w:hAnsi="Times New Roman" w:cs="Times New Roman"/>
        </w:rPr>
        <w:t>health research</w:t>
      </w:r>
      <w:r w:rsidR="66D840CE" w:rsidRPr="21BB696E">
        <w:rPr>
          <w:rFonts w:ascii="Times New Roman" w:hAnsi="Times New Roman" w:cs="Times New Roman"/>
        </w:rPr>
        <w:t xml:space="preserve"> </w:t>
      </w:r>
      <w:r w:rsidR="64DC9400" w:rsidRPr="21BB696E">
        <w:rPr>
          <w:rFonts w:ascii="Times New Roman" w:hAnsi="Times New Roman" w:cs="Times New Roman"/>
        </w:rPr>
        <w:t xml:space="preserve">capacity </w:t>
      </w:r>
      <w:r w:rsidR="3BA77858" w:rsidRPr="21BB696E">
        <w:rPr>
          <w:rFonts w:ascii="Times New Roman" w:hAnsi="Times New Roman" w:cs="Times New Roman"/>
        </w:rPr>
        <w:t xml:space="preserve">in </w:t>
      </w:r>
      <w:r w:rsidR="7AB8FD15" w:rsidRPr="21BB696E">
        <w:rPr>
          <w:rFonts w:ascii="Times New Roman" w:hAnsi="Times New Roman" w:cs="Times New Roman"/>
        </w:rPr>
        <w:t>LMICs [</w:t>
      </w:r>
      <w:r w:rsidR="1E3A693C" w:rsidRPr="21BB696E">
        <w:rPr>
          <w:rFonts w:ascii="Times New Roman" w:hAnsi="Times New Roman" w:cs="Times New Roman"/>
        </w:rPr>
        <w:t>4</w:t>
      </w:r>
      <w:r w:rsidR="3BC02AD0" w:rsidRPr="21BB696E">
        <w:rPr>
          <w:rFonts w:ascii="Times New Roman" w:hAnsi="Times New Roman" w:cs="Times New Roman"/>
        </w:rPr>
        <w:t>4</w:t>
      </w:r>
      <w:r w:rsidR="7AB8FD15" w:rsidRPr="21BB696E">
        <w:rPr>
          <w:rFonts w:ascii="Times New Roman" w:hAnsi="Times New Roman" w:cs="Times New Roman"/>
        </w:rPr>
        <w:t>] and</w:t>
      </w:r>
      <w:r w:rsidR="64DC9400" w:rsidRPr="21BB696E">
        <w:rPr>
          <w:rFonts w:ascii="Times New Roman" w:hAnsi="Times New Roman" w:cs="Times New Roman"/>
        </w:rPr>
        <w:t xml:space="preserve"> highlights the need to enhance development of health research systems so that populations in need can access novel treatments earlier. </w:t>
      </w:r>
    </w:p>
    <w:p w14:paraId="4D01057E" w14:textId="10B714E4" w:rsidR="5BF264D3" w:rsidRDefault="5BF264D3" w:rsidP="54C4FC95">
      <w:pPr>
        <w:rPr>
          <w:rFonts w:ascii="Times New Roman" w:hAnsi="Times New Roman" w:cs="Times New Roman"/>
        </w:rPr>
      </w:pPr>
      <w:r w:rsidRPr="54C4FC95">
        <w:rPr>
          <w:rFonts w:ascii="Times New Roman" w:hAnsi="Times New Roman" w:cs="Times New Roman"/>
        </w:rPr>
        <w:t xml:space="preserve">There are limitations to our review. First, we focused on only four NTDs, hence our results cannot necessarily be extrapolated to other NTDs. WHO is, at time of writing, leading work to develop a comprehensive R&amp;D blueprint for NTDs; such a blueprint </w:t>
      </w:r>
      <w:r w:rsidR="006B04A3">
        <w:rPr>
          <w:rFonts w:ascii="Times New Roman" w:hAnsi="Times New Roman" w:cs="Times New Roman"/>
        </w:rPr>
        <w:t>would</w:t>
      </w:r>
      <w:r w:rsidR="006B04A3" w:rsidRPr="54C4FC95">
        <w:rPr>
          <w:rFonts w:ascii="Times New Roman" w:hAnsi="Times New Roman" w:cs="Times New Roman"/>
        </w:rPr>
        <w:t xml:space="preserve"> </w:t>
      </w:r>
      <w:r w:rsidR="006B04A3">
        <w:rPr>
          <w:rFonts w:ascii="Times New Roman" w:hAnsi="Times New Roman" w:cs="Times New Roman"/>
        </w:rPr>
        <w:t>benefit from</w:t>
      </w:r>
      <w:r w:rsidR="006B04A3" w:rsidRPr="54C4FC95">
        <w:rPr>
          <w:rFonts w:ascii="Times New Roman" w:hAnsi="Times New Roman" w:cs="Times New Roman"/>
        </w:rPr>
        <w:t xml:space="preserve"> </w:t>
      </w:r>
      <w:r w:rsidRPr="54C4FC95">
        <w:rPr>
          <w:rFonts w:ascii="Times New Roman" w:hAnsi="Times New Roman" w:cs="Times New Roman"/>
        </w:rPr>
        <w:t xml:space="preserve">future similar evaluations </w:t>
      </w:r>
      <w:r w:rsidR="006B04A3">
        <w:rPr>
          <w:rFonts w:ascii="Times New Roman" w:hAnsi="Times New Roman" w:cs="Times New Roman"/>
        </w:rPr>
        <w:t xml:space="preserve">across over NTDs </w:t>
      </w:r>
      <w:r w:rsidRPr="54C4FC95">
        <w:rPr>
          <w:rFonts w:ascii="Times New Roman" w:hAnsi="Times New Roman" w:cs="Times New Roman"/>
        </w:rPr>
        <w:t>regarding the current research agenda and highlight priority areas for R&amp;D investment [4</w:t>
      </w:r>
      <w:r w:rsidR="7EF3A39A" w:rsidRPr="54C4FC95">
        <w:rPr>
          <w:rFonts w:ascii="Times New Roman" w:hAnsi="Times New Roman" w:cs="Times New Roman"/>
        </w:rPr>
        <w:t>5</w:t>
      </w:r>
      <w:r w:rsidRPr="54C4FC95">
        <w:rPr>
          <w:rFonts w:ascii="Times New Roman" w:hAnsi="Times New Roman" w:cs="Times New Roman"/>
        </w:rPr>
        <w:t>,4</w:t>
      </w:r>
      <w:r w:rsidR="338D8AAE" w:rsidRPr="54C4FC95">
        <w:rPr>
          <w:rFonts w:ascii="Times New Roman" w:hAnsi="Times New Roman" w:cs="Times New Roman"/>
        </w:rPr>
        <w:t>6</w:t>
      </w:r>
      <w:r w:rsidRPr="54C4FC95">
        <w:rPr>
          <w:rFonts w:ascii="Times New Roman" w:hAnsi="Times New Roman" w:cs="Times New Roman"/>
        </w:rPr>
        <w:t>]. Second, there is likely a reporting bias, particularly in records before the 2004 ICMJE statement on study registration [11], so there are likely to be interventional studies completed in our period of review that were not listed in the ICTRP database. Though, compliance with registration continues to be imperfect [4</w:t>
      </w:r>
      <w:r w:rsidR="1C8D3D7E" w:rsidRPr="54C4FC95">
        <w:rPr>
          <w:rFonts w:ascii="Times New Roman" w:hAnsi="Times New Roman" w:cs="Times New Roman"/>
        </w:rPr>
        <w:t>7</w:t>
      </w:r>
      <w:r w:rsidRPr="54C4FC95">
        <w:rPr>
          <w:rFonts w:ascii="Times New Roman" w:hAnsi="Times New Roman" w:cs="Times New Roman"/>
        </w:rPr>
        <w:t xml:space="preserve">]. Studies in registries that do not inform ICTRP will also have been overlooked by our analysis, as well as some observational studies which do not require registration. </w:t>
      </w:r>
      <w:r w:rsidR="423EECE2" w:rsidRPr="54C4FC95">
        <w:rPr>
          <w:rFonts w:ascii="Times New Roman" w:hAnsi="Times New Roman" w:cs="Times New Roman"/>
        </w:rPr>
        <w:t>Thirdly</w:t>
      </w:r>
      <w:r w:rsidRPr="54C4FC95">
        <w:rPr>
          <w:rFonts w:ascii="Times New Roman" w:hAnsi="Times New Roman" w:cs="Times New Roman"/>
        </w:rPr>
        <w:t>, inclusion age ranges and target participant sizes may not necessarily reflect actual sample size achieved. Furthermore, availability of data extracted by ICTRP from source registries limits the conclusions that can be made on some variables, such as trial type response and primary purpose. Finally, disease burden evolves constantly, the burden in one country or region can change dramatically in just a few years (Supplementary Information 5–8) or the burden within a country can also be concentrated in a handful of sub-regions; all these nuances have not been fully considered in this review.</w:t>
      </w:r>
    </w:p>
    <w:p w14:paraId="7CD91CFB" w14:textId="6DE05227" w:rsidR="00F1051B" w:rsidRDefault="2267F284" w:rsidP="2E35BDDB">
      <w:pPr>
        <w:rPr>
          <w:rFonts w:ascii="Times New Roman" w:hAnsi="Times New Roman" w:cs="Times New Roman"/>
        </w:rPr>
      </w:pPr>
      <w:r w:rsidRPr="54C4FC95">
        <w:rPr>
          <w:rFonts w:ascii="Times New Roman" w:hAnsi="Times New Roman" w:cs="Times New Roman"/>
        </w:rPr>
        <w:t>In conclusion,</w:t>
      </w:r>
      <w:r w:rsidR="2C91E564" w:rsidRPr="54C4FC95">
        <w:rPr>
          <w:rFonts w:ascii="Times New Roman" w:hAnsi="Times New Roman" w:cs="Times New Roman"/>
        </w:rPr>
        <w:t xml:space="preserve"> </w:t>
      </w:r>
      <w:r w:rsidR="4B27388C" w:rsidRPr="54C4FC95">
        <w:rPr>
          <w:rFonts w:ascii="Times New Roman" w:hAnsi="Times New Roman" w:cs="Times New Roman"/>
        </w:rPr>
        <w:t xml:space="preserve">the </w:t>
      </w:r>
      <w:r w:rsidR="2C91E564" w:rsidRPr="54C4FC95">
        <w:rPr>
          <w:rFonts w:ascii="Times New Roman" w:hAnsi="Times New Roman" w:cs="Times New Roman"/>
        </w:rPr>
        <w:t xml:space="preserve">establishment of WHO’s ICTRP was a major advance in creating a consolidated inventory of past and current </w:t>
      </w:r>
      <w:r w:rsidR="0018513A" w:rsidRPr="54C4FC95">
        <w:rPr>
          <w:rFonts w:ascii="Times New Roman" w:hAnsi="Times New Roman" w:cs="Times New Roman"/>
        </w:rPr>
        <w:t xml:space="preserve">clinical </w:t>
      </w:r>
      <w:r w:rsidR="2C91E564" w:rsidRPr="54C4FC95">
        <w:rPr>
          <w:rFonts w:ascii="Times New Roman" w:hAnsi="Times New Roman" w:cs="Times New Roman"/>
        </w:rPr>
        <w:t xml:space="preserve">study registrations. This snapshot highlighted that the NTD study landscape </w:t>
      </w:r>
      <w:r w:rsidR="27502694" w:rsidRPr="54C4FC95">
        <w:rPr>
          <w:rFonts w:ascii="Times New Roman" w:hAnsi="Times New Roman" w:cs="Times New Roman"/>
        </w:rPr>
        <w:t xml:space="preserve">in </w:t>
      </w:r>
      <w:r w:rsidR="2C91E564" w:rsidRPr="54C4FC95">
        <w:rPr>
          <w:rFonts w:ascii="Times New Roman" w:hAnsi="Times New Roman" w:cs="Times New Roman"/>
        </w:rPr>
        <w:t>1999</w:t>
      </w:r>
      <w:r w:rsidR="0018513A" w:rsidRPr="54C4FC95">
        <w:rPr>
          <w:rFonts w:ascii="Aptos Narrow" w:hAnsi="Aptos Narrow" w:cs="Times New Roman"/>
        </w:rPr>
        <w:t>–</w:t>
      </w:r>
      <w:r w:rsidR="2C91E564" w:rsidRPr="54C4FC95">
        <w:rPr>
          <w:rFonts w:ascii="Times New Roman" w:hAnsi="Times New Roman" w:cs="Times New Roman"/>
        </w:rPr>
        <w:t>2023 partially aligns with disease burden</w:t>
      </w:r>
      <w:r w:rsidR="0018513A" w:rsidRPr="54C4FC95">
        <w:rPr>
          <w:rFonts w:ascii="Times New Roman" w:hAnsi="Times New Roman" w:cs="Times New Roman"/>
        </w:rPr>
        <w:t>s, but</w:t>
      </w:r>
      <w:r w:rsidR="2C91E564" w:rsidRPr="54C4FC95">
        <w:rPr>
          <w:rFonts w:ascii="Times New Roman" w:hAnsi="Times New Roman" w:cs="Times New Roman"/>
        </w:rPr>
        <w:t xml:space="preserve"> gaps exist </w:t>
      </w:r>
      <w:r w:rsidR="0018513A" w:rsidRPr="54C4FC95">
        <w:rPr>
          <w:rFonts w:ascii="Times New Roman" w:hAnsi="Times New Roman" w:cs="Times New Roman"/>
        </w:rPr>
        <w:t xml:space="preserve">for </w:t>
      </w:r>
      <w:r w:rsidR="1E623862" w:rsidRPr="54C4FC95">
        <w:rPr>
          <w:rFonts w:ascii="Times New Roman" w:hAnsi="Times New Roman" w:cs="Times New Roman"/>
        </w:rPr>
        <w:t>specific regions</w:t>
      </w:r>
      <w:r w:rsidR="2C91E564" w:rsidRPr="54C4FC95">
        <w:rPr>
          <w:rFonts w:ascii="Times New Roman" w:hAnsi="Times New Roman" w:cs="Times New Roman"/>
        </w:rPr>
        <w:t xml:space="preserve">, </w:t>
      </w:r>
      <w:r w:rsidR="0B7CF93D" w:rsidRPr="54C4FC95">
        <w:rPr>
          <w:rFonts w:ascii="Times New Roman" w:hAnsi="Times New Roman" w:cs="Times New Roman"/>
        </w:rPr>
        <w:t>sub</w:t>
      </w:r>
      <w:r w:rsidR="0018513A" w:rsidRPr="54C4FC95">
        <w:rPr>
          <w:rFonts w:ascii="Times New Roman" w:hAnsi="Times New Roman" w:cs="Times New Roman"/>
        </w:rPr>
        <w:t>-</w:t>
      </w:r>
      <w:r w:rsidR="0B7CF93D" w:rsidRPr="54C4FC95">
        <w:rPr>
          <w:rFonts w:ascii="Times New Roman" w:hAnsi="Times New Roman" w:cs="Times New Roman"/>
        </w:rPr>
        <w:t>populations</w:t>
      </w:r>
      <w:r w:rsidR="2C91E564" w:rsidRPr="54C4FC95">
        <w:rPr>
          <w:rFonts w:ascii="Times New Roman" w:hAnsi="Times New Roman" w:cs="Times New Roman"/>
        </w:rPr>
        <w:t xml:space="preserve"> and study designs.</w:t>
      </w:r>
      <w:r w:rsidR="73DD8486" w:rsidRPr="54C4FC95">
        <w:rPr>
          <w:rFonts w:ascii="Times New Roman" w:hAnsi="Times New Roman" w:cs="Times New Roman"/>
        </w:rPr>
        <w:t xml:space="preserve"> </w:t>
      </w:r>
      <w:r w:rsidR="0018513A" w:rsidRPr="54C4FC95">
        <w:rPr>
          <w:rFonts w:ascii="Times New Roman" w:hAnsi="Times New Roman" w:cs="Times New Roman"/>
        </w:rPr>
        <w:t xml:space="preserve">In particular, there was </w:t>
      </w:r>
      <w:r w:rsidR="73DD8486" w:rsidRPr="54C4FC95">
        <w:rPr>
          <w:rFonts w:ascii="Times New Roman" w:hAnsi="Times New Roman" w:cs="Times New Roman"/>
        </w:rPr>
        <w:t>limited research in a significant number of endemic countries</w:t>
      </w:r>
      <w:r w:rsidR="15D61B3F" w:rsidRPr="54C4FC95">
        <w:rPr>
          <w:rFonts w:ascii="Times New Roman" w:hAnsi="Times New Roman" w:cs="Times New Roman"/>
        </w:rPr>
        <w:t>, minimal</w:t>
      </w:r>
      <w:r w:rsidR="462F1127" w:rsidRPr="54C4FC95">
        <w:rPr>
          <w:rFonts w:ascii="Times New Roman" w:hAnsi="Times New Roman" w:cs="Times New Roman"/>
        </w:rPr>
        <w:t xml:space="preserve"> </w:t>
      </w:r>
      <w:r w:rsidR="15D61B3F" w:rsidRPr="54C4FC95">
        <w:rPr>
          <w:rFonts w:ascii="Times New Roman" w:hAnsi="Times New Roman" w:cs="Times New Roman"/>
        </w:rPr>
        <w:t>studies in paediatric populations for Chagas disease</w:t>
      </w:r>
      <w:r w:rsidR="6604E281" w:rsidRPr="54C4FC95">
        <w:rPr>
          <w:rFonts w:ascii="Times New Roman" w:hAnsi="Times New Roman" w:cs="Times New Roman"/>
        </w:rPr>
        <w:t xml:space="preserve">, and low access to studies in </w:t>
      </w:r>
      <w:r w:rsidR="6880E21D" w:rsidRPr="54C4FC95">
        <w:rPr>
          <w:rFonts w:ascii="Times New Roman" w:hAnsi="Times New Roman" w:cs="Times New Roman"/>
        </w:rPr>
        <w:t xml:space="preserve">some </w:t>
      </w:r>
      <w:r w:rsidR="0018513A" w:rsidRPr="54C4FC95">
        <w:rPr>
          <w:rFonts w:ascii="Times New Roman" w:hAnsi="Times New Roman" w:cs="Times New Roman"/>
        </w:rPr>
        <w:t>affected</w:t>
      </w:r>
      <w:r w:rsidR="56B1B75E" w:rsidRPr="54C4FC95">
        <w:rPr>
          <w:rFonts w:ascii="Times New Roman" w:hAnsi="Times New Roman" w:cs="Times New Roman"/>
        </w:rPr>
        <w:t xml:space="preserve"> </w:t>
      </w:r>
      <w:r w:rsidR="6604E281" w:rsidRPr="54C4FC95">
        <w:rPr>
          <w:rFonts w:ascii="Times New Roman" w:hAnsi="Times New Roman" w:cs="Times New Roman"/>
        </w:rPr>
        <w:t>countries</w:t>
      </w:r>
      <w:r w:rsidR="21E582B3" w:rsidRPr="54C4FC95">
        <w:rPr>
          <w:rFonts w:ascii="Times New Roman" w:hAnsi="Times New Roman" w:cs="Times New Roman"/>
        </w:rPr>
        <w:t>, particularly for VL</w:t>
      </w:r>
      <w:r w:rsidR="15D61B3F" w:rsidRPr="54C4FC95">
        <w:rPr>
          <w:rFonts w:ascii="Times New Roman" w:hAnsi="Times New Roman" w:cs="Times New Roman"/>
        </w:rPr>
        <w:t xml:space="preserve">. </w:t>
      </w:r>
      <w:r w:rsidR="46A3AFE6" w:rsidRPr="54C4FC95">
        <w:rPr>
          <w:rFonts w:ascii="Times New Roman" w:hAnsi="Times New Roman" w:cs="Times New Roman"/>
        </w:rPr>
        <w:t xml:space="preserve">These gaps can be addressed by </w:t>
      </w:r>
      <w:r w:rsidR="3836F294" w:rsidRPr="54C4FC95">
        <w:rPr>
          <w:rFonts w:ascii="Times New Roman" w:hAnsi="Times New Roman" w:cs="Times New Roman"/>
        </w:rPr>
        <w:t xml:space="preserve">targeted </w:t>
      </w:r>
      <w:r w:rsidR="46A3AFE6" w:rsidRPr="54C4FC95">
        <w:rPr>
          <w:rFonts w:ascii="Times New Roman" w:hAnsi="Times New Roman" w:cs="Times New Roman"/>
        </w:rPr>
        <w:t xml:space="preserve">funding. </w:t>
      </w:r>
      <w:r w:rsidR="55156993" w:rsidRPr="54C4FC95">
        <w:rPr>
          <w:rFonts w:ascii="Times New Roman" w:hAnsi="Times New Roman" w:cs="Times New Roman"/>
        </w:rPr>
        <w:t xml:space="preserve">Increased research </w:t>
      </w:r>
      <w:r w:rsidR="0018513A" w:rsidRPr="54C4FC95">
        <w:rPr>
          <w:rFonts w:ascii="Times New Roman" w:hAnsi="Times New Roman" w:cs="Times New Roman"/>
        </w:rPr>
        <w:t xml:space="preserve">on </w:t>
      </w:r>
      <w:r w:rsidR="55156993" w:rsidRPr="54C4FC95">
        <w:rPr>
          <w:rFonts w:ascii="Times New Roman" w:hAnsi="Times New Roman" w:cs="Times New Roman"/>
        </w:rPr>
        <w:t xml:space="preserve">these NTDs </w:t>
      </w:r>
      <w:r w:rsidR="0018513A" w:rsidRPr="54C4FC95">
        <w:rPr>
          <w:rFonts w:ascii="Times New Roman" w:hAnsi="Times New Roman" w:cs="Times New Roman"/>
        </w:rPr>
        <w:t xml:space="preserve">in </w:t>
      </w:r>
      <w:r w:rsidR="55156993" w:rsidRPr="54C4FC95">
        <w:rPr>
          <w:rFonts w:ascii="Times New Roman" w:hAnsi="Times New Roman" w:cs="Times New Roman"/>
        </w:rPr>
        <w:t>2014</w:t>
      </w:r>
      <w:r w:rsidR="0018513A" w:rsidRPr="54C4FC95">
        <w:rPr>
          <w:rFonts w:ascii="Aptos Narrow" w:hAnsi="Aptos Narrow" w:cs="Times New Roman"/>
        </w:rPr>
        <w:t>–</w:t>
      </w:r>
      <w:r w:rsidR="0018513A" w:rsidRPr="54C4FC95">
        <w:rPr>
          <w:rFonts w:ascii="Times New Roman" w:hAnsi="Times New Roman" w:cs="Times New Roman"/>
        </w:rPr>
        <w:t>20</w:t>
      </w:r>
      <w:r w:rsidR="55156993" w:rsidRPr="54C4FC95">
        <w:rPr>
          <w:rFonts w:ascii="Times New Roman" w:hAnsi="Times New Roman" w:cs="Times New Roman"/>
        </w:rPr>
        <w:t xml:space="preserve">23 is positive, though it </w:t>
      </w:r>
      <w:r w:rsidR="0018513A" w:rsidRPr="54C4FC95">
        <w:rPr>
          <w:rFonts w:ascii="Times New Roman" w:hAnsi="Times New Roman" w:cs="Times New Roman"/>
        </w:rPr>
        <w:t xml:space="preserve">remains </w:t>
      </w:r>
      <w:r w:rsidR="55156993" w:rsidRPr="54C4FC95">
        <w:rPr>
          <w:rFonts w:ascii="Times New Roman" w:hAnsi="Times New Roman" w:cs="Times New Roman"/>
        </w:rPr>
        <w:t xml:space="preserve">important that studies are not concentrated in a handful of </w:t>
      </w:r>
      <w:r w:rsidR="0018513A" w:rsidRPr="54C4FC95">
        <w:rPr>
          <w:rFonts w:ascii="Times New Roman" w:hAnsi="Times New Roman" w:cs="Times New Roman"/>
        </w:rPr>
        <w:t xml:space="preserve">lower-burden </w:t>
      </w:r>
      <w:r w:rsidR="55156993" w:rsidRPr="54C4FC95">
        <w:rPr>
          <w:rFonts w:ascii="Times New Roman" w:hAnsi="Times New Roman" w:cs="Times New Roman"/>
        </w:rPr>
        <w:t xml:space="preserve">countries. </w:t>
      </w:r>
      <w:r w:rsidR="25A1DB39" w:rsidRPr="54C4FC95">
        <w:rPr>
          <w:rFonts w:ascii="Times New Roman" w:hAnsi="Times New Roman" w:cs="Times New Roman"/>
        </w:rPr>
        <w:t xml:space="preserve">Additionally, continued investment and </w:t>
      </w:r>
      <w:r w:rsidR="75DE35F3" w:rsidRPr="54C4FC95">
        <w:rPr>
          <w:rFonts w:ascii="Times New Roman" w:hAnsi="Times New Roman" w:cs="Times New Roman"/>
        </w:rPr>
        <w:t>collaborations</w:t>
      </w:r>
      <w:r w:rsidR="25A1DB39" w:rsidRPr="54C4FC95">
        <w:rPr>
          <w:rFonts w:ascii="Times New Roman" w:hAnsi="Times New Roman" w:cs="Times New Roman"/>
        </w:rPr>
        <w:t xml:space="preserve"> towards </w:t>
      </w:r>
      <w:r w:rsidR="0018513A" w:rsidRPr="54C4FC95">
        <w:rPr>
          <w:rFonts w:ascii="Times New Roman" w:hAnsi="Times New Roman" w:cs="Times New Roman"/>
        </w:rPr>
        <w:t xml:space="preserve">VL </w:t>
      </w:r>
      <w:r w:rsidR="25A1DB39" w:rsidRPr="54C4FC95">
        <w:rPr>
          <w:rFonts w:ascii="Times New Roman" w:hAnsi="Times New Roman" w:cs="Times New Roman"/>
        </w:rPr>
        <w:t xml:space="preserve">elimination have </w:t>
      </w:r>
      <w:r w:rsidR="0018513A" w:rsidRPr="54C4FC95">
        <w:rPr>
          <w:rFonts w:ascii="Times New Roman" w:hAnsi="Times New Roman" w:cs="Times New Roman"/>
        </w:rPr>
        <w:t xml:space="preserve">been </w:t>
      </w:r>
      <w:r w:rsidR="25A1DB39" w:rsidRPr="54C4FC95">
        <w:rPr>
          <w:rFonts w:ascii="Times New Roman" w:hAnsi="Times New Roman" w:cs="Times New Roman"/>
        </w:rPr>
        <w:t xml:space="preserve">shown </w:t>
      </w:r>
      <w:r w:rsidR="00D8D3B1" w:rsidRPr="54C4FC95">
        <w:rPr>
          <w:rFonts w:ascii="Times New Roman" w:hAnsi="Times New Roman" w:cs="Times New Roman"/>
        </w:rPr>
        <w:t xml:space="preserve">to be successful in Southern Asia. </w:t>
      </w:r>
      <w:r w:rsidR="46A3AFE6" w:rsidRPr="54C4FC95">
        <w:rPr>
          <w:rFonts w:ascii="Times New Roman" w:hAnsi="Times New Roman" w:cs="Times New Roman"/>
        </w:rPr>
        <w:t>WHO</w:t>
      </w:r>
      <w:r w:rsidR="4D26A73E" w:rsidRPr="54C4FC95">
        <w:rPr>
          <w:rFonts w:ascii="Times New Roman" w:hAnsi="Times New Roman" w:cs="Times New Roman"/>
        </w:rPr>
        <w:t>’s</w:t>
      </w:r>
      <w:r w:rsidR="46A3AFE6" w:rsidRPr="54C4FC95">
        <w:rPr>
          <w:rFonts w:ascii="Times New Roman" w:hAnsi="Times New Roman" w:cs="Times New Roman"/>
        </w:rPr>
        <w:t xml:space="preserve"> strategy on research for health asserts that “active national health research systems speed up the achievement of health goals” [</w:t>
      </w:r>
      <w:r w:rsidR="2A55D8CC" w:rsidRPr="54C4FC95">
        <w:rPr>
          <w:rFonts w:ascii="Times New Roman" w:hAnsi="Times New Roman" w:cs="Times New Roman"/>
        </w:rPr>
        <w:t>4</w:t>
      </w:r>
      <w:r w:rsidR="5CACCE2C" w:rsidRPr="54C4FC95">
        <w:rPr>
          <w:rFonts w:ascii="Times New Roman" w:hAnsi="Times New Roman" w:cs="Times New Roman"/>
        </w:rPr>
        <w:t>8</w:t>
      </w:r>
      <w:r w:rsidR="46A3AFE6" w:rsidRPr="54C4FC95">
        <w:rPr>
          <w:rFonts w:ascii="Times New Roman" w:hAnsi="Times New Roman" w:cs="Times New Roman"/>
        </w:rPr>
        <w:t xml:space="preserve">]. Analysis of the enablers and impact of the </w:t>
      </w:r>
      <w:r w:rsidR="0018513A" w:rsidRPr="54C4FC95">
        <w:rPr>
          <w:rFonts w:ascii="Times New Roman" w:hAnsi="Times New Roman" w:cs="Times New Roman"/>
        </w:rPr>
        <w:t xml:space="preserve">R&amp;D </w:t>
      </w:r>
      <w:r w:rsidR="46A3AFE6" w:rsidRPr="54C4FC95">
        <w:rPr>
          <w:rFonts w:ascii="Times New Roman" w:hAnsi="Times New Roman" w:cs="Times New Roman"/>
        </w:rPr>
        <w:t xml:space="preserve">ecosystem in </w:t>
      </w:r>
      <w:r w:rsidR="024AE1C9" w:rsidRPr="54C4FC95">
        <w:rPr>
          <w:rFonts w:ascii="Times New Roman" w:hAnsi="Times New Roman" w:cs="Times New Roman"/>
        </w:rPr>
        <w:t>resource limited</w:t>
      </w:r>
      <w:r w:rsidR="46A3AFE6" w:rsidRPr="54C4FC95">
        <w:rPr>
          <w:rFonts w:ascii="Times New Roman" w:hAnsi="Times New Roman" w:cs="Times New Roman"/>
        </w:rPr>
        <w:t xml:space="preserve"> countries </w:t>
      </w:r>
      <w:r w:rsidR="0018513A" w:rsidRPr="54C4FC95">
        <w:rPr>
          <w:rFonts w:ascii="Times New Roman" w:hAnsi="Times New Roman" w:cs="Times New Roman"/>
        </w:rPr>
        <w:t xml:space="preserve">could show </w:t>
      </w:r>
      <w:r w:rsidR="46A3AFE6" w:rsidRPr="54C4FC95">
        <w:rPr>
          <w:rFonts w:ascii="Times New Roman" w:hAnsi="Times New Roman" w:cs="Times New Roman"/>
        </w:rPr>
        <w:t>how research by endemic countries can strengthen global research and drive reduction</w:t>
      </w:r>
      <w:r w:rsidR="0018513A" w:rsidRPr="54C4FC95">
        <w:rPr>
          <w:rFonts w:ascii="Times New Roman" w:hAnsi="Times New Roman" w:cs="Times New Roman"/>
        </w:rPr>
        <w:t>s</w:t>
      </w:r>
      <w:r w:rsidR="46A3AFE6" w:rsidRPr="54C4FC95">
        <w:rPr>
          <w:rFonts w:ascii="Times New Roman" w:hAnsi="Times New Roman" w:cs="Times New Roman"/>
        </w:rPr>
        <w:t xml:space="preserve"> in NTDs.</w:t>
      </w:r>
      <w:r w:rsidR="0CD17804" w:rsidRPr="54C4FC95">
        <w:rPr>
          <w:rFonts w:ascii="Times New Roman" w:hAnsi="Times New Roman" w:cs="Times New Roman"/>
        </w:rPr>
        <w:t xml:space="preserve"> In the absence of robust systems to support research in endemic countries </w:t>
      </w:r>
      <w:r w:rsidR="0018513A" w:rsidRPr="54C4FC95">
        <w:rPr>
          <w:rFonts w:ascii="Times New Roman" w:hAnsi="Times New Roman" w:cs="Times New Roman"/>
        </w:rPr>
        <w:t>currently</w:t>
      </w:r>
      <w:r w:rsidR="0CD17804" w:rsidRPr="54C4FC95">
        <w:rPr>
          <w:rFonts w:ascii="Times New Roman" w:hAnsi="Times New Roman" w:cs="Times New Roman"/>
        </w:rPr>
        <w:t xml:space="preserve"> under</w:t>
      </w:r>
      <w:r w:rsidR="0018513A" w:rsidRPr="54C4FC95">
        <w:rPr>
          <w:rFonts w:ascii="Times New Roman" w:hAnsi="Times New Roman" w:cs="Times New Roman"/>
        </w:rPr>
        <w:t>-</w:t>
      </w:r>
      <w:r w:rsidR="0CD17804" w:rsidRPr="54C4FC95">
        <w:rPr>
          <w:rFonts w:ascii="Times New Roman" w:hAnsi="Times New Roman" w:cs="Times New Roman"/>
        </w:rPr>
        <w:t xml:space="preserve">represented in clinical studies, researchers and developers must ensure that the products developed will be made accessible </w:t>
      </w:r>
      <w:r w:rsidR="0018513A" w:rsidRPr="54C4FC95">
        <w:rPr>
          <w:rFonts w:ascii="Times New Roman" w:hAnsi="Times New Roman" w:cs="Times New Roman"/>
        </w:rPr>
        <w:t>by</w:t>
      </w:r>
      <w:r w:rsidR="1E94AD66" w:rsidRPr="54C4FC95">
        <w:rPr>
          <w:rFonts w:ascii="Times New Roman" w:hAnsi="Times New Roman" w:cs="Times New Roman"/>
        </w:rPr>
        <w:t>,</w:t>
      </w:r>
      <w:r w:rsidR="0018513A" w:rsidRPr="54C4FC95">
        <w:rPr>
          <w:rFonts w:ascii="Times New Roman" w:hAnsi="Times New Roman" w:cs="Times New Roman"/>
        </w:rPr>
        <w:t xml:space="preserve"> </w:t>
      </w:r>
      <w:r w:rsidR="0CD17804" w:rsidRPr="54C4FC95">
        <w:rPr>
          <w:rFonts w:ascii="Times New Roman" w:hAnsi="Times New Roman" w:cs="Times New Roman"/>
        </w:rPr>
        <w:t>and be acceptable to</w:t>
      </w:r>
      <w:r w:rsidR="1E94AD66" w:rsidRPr="54C4FC95">
        <w:rPr>
          <w:rFonts w:ascii="Times New Roman" w:hAnsi="Times New Roman" w:cs="Times New Roman"/>
        </w:rPr>
        <w:t>,</w:t>
      </w:r>
      <w:r w:rsidR="0CD17804" w:rsidRPr="54C4FC95">
        <w:rPr>
          <w:rFonts w:ascii="Times New Roman" w:hAnsi="Times New Roman" w:cs="Times New Roman"/>
        </w:rPr>
        <w:t xml:space="preserve"> populations in which they have not been tested.</w:t>
      </w:r>
    </w:p>
    <w:p w14:paraId="1D8B63CC" w14:textId="5AD7129E" w:rsidR="561EB393" w:rsidRDefault="561EB393" w:rsidP="19194A17">
      <w:pPr>
        <w:ind w:firstLine="0"/>
        <w:rPr>
          <w:rFonts w:ascii="Times New Roman" w:hAnsi="Times New Roman" w:cs="Times New Roman"/>
          <w:b/>
          <w:bCs/>
          <w:sz w:val="28"/>
          <w:szCs w:val="28"/>
        </w:rPr>
      </w:pPr>
      <w:r w:rsidRPr="2768AF1F">
        <w:rPr>
          <w:rFonts w:eastAsiaTheme="minorEastAsia"/>
          <w:b/>
          <w:bCs/>
          <w:sz w:val="28"/>
          <w:szCs w:val="28"/>
        </w:rPr>
        <w:t>Acknowledgements</w:t>
      </w:r>
    </w:p>
    <w:p w14:paraId="2F362549" w14:textId="2EF7867D" w:rsidR="4117F601" w:rsidRDefault="4117F601" w:rsidP="2768AF1F">
      <w:pPr>
        <w:rPr>
          <w:rFonts w:ascii="Times New Roman" w:hAnsi="Times New Roman" w:cs="Times New Roman"/>
        </w:rPr>
      </w:pPr>
      <w:r w:rsidRPr="3ABCC0A8">
        <w:rPr>
          <w:rFonts w:ascii="Times New Roman" w:hAnsi="Times New Roman" w:cs="Times New Roman"/>
        </w:rPr>
        <w:t xml:space="preserve">Special thanks </w:t>
      </w:r>
      <w:r w:rsidR="0B988E7B" w:rsidRPr="3ABCC0A8">
        <w:rPr>
          <w:rFonts w:ascii="Times New Roman" w:hAnsi="Times New Roman" w:cs="Times New Roman"/>
        </w:rPr>
        <w:t>go</w:t>
      </w:r>
      <w:r w:rsidRPr="3ABCC0A8">
        <w:rPr>
          <w:rFonts w:ascii="Times New Roman" w:hAnsi="Times New Roman" w:cs="Times New Roman"/>
        </w:rPr>
        <w:t xml:space="preserve"> to IDDO staff </w:t>
      </w:r>
      <w:r w:rsidR="0C52526F" w:rsidRPr="3ABCC0A8">
        <w:rPr>
          <w:rFonts w:ascii="Times New Roman" w:hAnsi="Times New Roman" w:cs="Times New Roman"/>
        </w:rPr>
        <w:t>who</w:t>
      </w:r>
      <w:r w:rsidRPr="3ABCC0A8">
        <w:rPr>
          <w:rFonts w:ascii="Times New Roman" w:hAnsi="Times New Roman" w:cs="Times New Roman"/>
        </w:rPr>
        <w:t xml:space="preserve"> have provided valuable insights and support to this research, especially </w:t>
      </w:r>
      <w:r w:rsidR="1715698E" w:rsidRPr="3ABCC0A8">
        <w:rPr>
          <w:rFonts w:ascii="Times New Roman" w:hAnsi="Times New Roman" w:cs="Times New Roman"/>
        </w:rPr>
        <w:t>Dr Sean Hackett</w:t>
      </w:r>
      <w:r w:rsidR="5116DD5C" w:rsidRPr="3ABCC0A8">
        <w:rPr>
          <w:rFonts w:ascii="Times New Roman" w:hAnsi="Times New Roman" w:cs="Times New Roman"/>
        </w:rPr>
        <w:t xml:space="preserve"> and Tony </w:t>
      </w:r>
      <w:r w:rsidR="31309104" w:rsidRPr="3ABCC0A8">
        <w:rPr>
          <w:rFonts w:ascii="Times New Roman" w:hAnsi="Times New Roman" w:cs="Times New Roman"/>
        </w:rPr>
        <w:t>Henry Oduor</w:t>
      </w:r>
      <w:r w:rsidR="1715698E" w:rsidRPr="3ABCC0A8">
        <w:rPr>
          <w:rFonts w:ascii="Times New Roman" w:hAnsi="Times New Roman" w:cs="Times New Roman"/>
        </w:rPr>
        <w:t xml:space="preserve"> for their work on assessing data heterogeneity in the ICTRP database.</w:t>
      </w:r>
    </w:p>
    <w:p w14:paraId="1554F407" w14:textId="77777777" w:rsidR="001D0594" w:rsidRDefault="001D0594" w:rsidP="074960AC">
      <w:pPr>
        <w:ind w:firstLine="0"/>
        <w:rPr>
          <w:rFonts w:ascii="Times New Roman" w:hAnsi="Times New Roman" w:cs="Times New Roman"/>
          <w:b/>
          <w:sz w:val="28"/>
        </w:rPr>
      </w:pPr>
    </w:p>
    <w:p w14:paraId="7D3E872B" w14:textId="77777777" w:rsidR="001D0594" w:rsidRDefault="001D0594" w:rsidP="074960AC">
      <w:pPr>
        <w:ind w:firstLine="0"/>
        <w:rPr>
          <w:rFonts w:ascii="Times New Roman" w:hAnsi="Times New Roman" w:cs="Times New Roman"/>
          <w:b/>
          <w:sz w:val="28"/>
        </w:rPr>
      </w:pPr>
    </w:p>
    <w:p w14:paraId="093EE503" w14:textId="77777777" w:rsidR="001D0594" w:rsidRDefault="001D0594" w:rsidP="074960AC">
      <w:pPr>
        <w:ind w:firstLine="0"/>
        <w:rPr>
          <w:rFonts w:ascii="Times New Roman" w:hAnsi="Times New Roman" w:cs="Times New Roman"/>
          <w:b/>
          <w:sz w:val="28"/>
        </w:rPr>
      </w:pPr>
    </w:p>
    <w:p w14:paraId="6E6D8DF1" w14:textId="77777777" w:rsidR="001D0594" w:rsidRDefault="001D0594" w:rsidP="074960AC">
      <w:pPr>
        <w:ind w:firstLine="0"/>
        <w:rPr>
          <w:rFonts w:ascii="Times New Roman" w:hAnsi="Times New Roman" w:cs="Times New Roman"/>
          <w:b/>
          <w:sz w:val="28"/>
        </w:rPr>
      </w:pPr>
    </w:p>
    <w:p w14:paraId="0B5B3F3F" w14:textId="11B3838E" w:rsidR="007F56DE" w:rsidRDefault="007F56DE">
      <w:pPr>
        <w:rPr>
          <w:rFonts w:ascii="Times New Roman" w:hAnsi="Times New Roman" w:cs="Times New Roman"/>
          <w:b/>
          <w:sz w:val="28"/>
        </w:rPr>
      </w:pPr>
      <w:r>
        <w:rPr>
          <w:rFonts w:ascii="Times New Roman" w:hAnsi="Times New Roman" w:cs="Times New Roman"/>
          <w:b/>
          <w:sz w:val="28"/>
        </w:rPr>
        <w:br w:type="page"/>
      </w:r>
    </w:p>
    <w:p w14:paraId="1719E50F" w14:textId="7BEB424B" w:rsidR="00400998" w:rsidRPr="00297B0B" w:rsidRDefault="00400998" w:rsidP="074960AC">
      <w:pPr>
        <w:ind w:firstLine="0"/>
        <w:rPr>
          <w:rFonts w:ascii="Times New Roman" w:hAnsi="Times New Roman" w:cs="Times New Roman"/>
          <w:b/>
          <w:bCs/>
          <w:sz w:val="28"/>
          <w:szCs w:val="28"/>
        </w:rPr>
      </w:pPr>
      <w:r w:rsidRPr="074960AC">
        <w:rPr>
          <w:rFonts w:ascii="Times New Roman" w:hAnsi="Times New Roman" w:cs="Times New Roman"/>
          <w:b/>
          <w:bCs/>
          <w:sz w:val="28"/>
          <w:szCs w:val="28"/>
        </w:rPr>
        <w:lastRenderedPageBreak/>
        <w:t>References</w:t>
      </w:r>
    </w:p>
    <w:p w14:paraId="57751FCE" w14:textId="5A265B5E" w:rsidR="00400998" w:rsidRPr="00400998" w:rsidRDefault="34F2CAB4" w:rsidP="12B74812">
      <w:pPr>
        <w:rPr>
          <w:rFonts w:ascii="Times New Roman" w:hAnsi="Times New Roman" w:cs="Times New Roman"/>
        </w:rPr>
      </w:pPr>
      <w:r w:rsidRPr="5E1A3B85">
        <w:rPr>
          <w:rFonts w:ascii="Times New Roman" w:hAnsi="Times New Roman" w:cs="Times New Roman"/>
        </w:rPr>
        <w:t>[1]</w:t>
      </w:r>
      <w:r w:rsidR="68055BF3" w:rsidRPr="5E1A3B85">
        <w:rPr>
          <w:rFonts w:ascii="Times New Roman" w:hAnsi="Times New Roman" w:cs="Times New Roman"/>
        </w:rPr>
        <w:t xml:space="preserve"> </w:t>
      </w:r>
      <w:r w:rsidR="6A2A2DEC" w:rsidRPr="5E1A3B85">
        <w:rPr>
          <w:rFonts w:ascii="Times New Roman" w:hAnsi="Times New Roman" w:cs="Times New Roman"/>
        </w:rPr>
        <w:t xml:space="preserve">World Health Organization. </w:t>
      </w:r>
      <w:r w:rsidR="68055BF3" w:rsidRPr="5E1A3B85">
        <w:rPr>
          <w:rFonts w:ascii="Times New Roman" w:hAnsi="Times New Roman" w:cs="Times New Roman"/>
        </w:rPr>
        <w:t>Ending the neglect to attain the Sustainable Development Goals: A road map for neglected tropical diseases 2021–2030</w:t>
      </w:r>
      <w:r w:rsidR="6BADD9FC" w:rsidRPr="5E1A3B85">
        <w:rPr>
          <w:rFonts w:ascii="Times New Roman" w:hAnsi="Times New Roman" w:cs="Times New Roman"/>
        </w:rPr>
        <w:t xml:space="preserve">. Geneva: World </w:t>
      </w:r>
      <w:r w:rsidR="1DAD9FF2" w:rsidRPr="5E1A3B85">
        <w:rPr>
          <w:rFonts w:ascii="Times New Roman" w:hAnsi="Times New Roman" w:cs="Times New Roman"/>
        </w:rPr>
        <w:t>Health</w:t>
      </w:r>
      <w:r w:rsidR="6BADD9FC" w:rsidRPr="5E1A3B85">
        <w:rPr>
          <w:rFonts w:ascii="Times New Roman" w:hAnsi="Times New Roman" w:cs="Times New Roman"/>
        </w:rPr>
        <w:t xml:space="preserve"> Organization</w:t>
      </w:r>
      <w:r w:rsidR="61B16585" w:rsidRPr="5E1A3B85">
        <w:rPr>
          <w:rFonts w:ascii="Times New Roman" w:hAnsi="Times New Roman" w:cs="Times New Roman"/>
        </w:rPr>
        <w:t>;</w:t>
      </w:r>
      <w:r w:rsidR="6BADD9FC" w:rsidRPr="5E1A3B85">
        <w:rPr>
          <w:rFonts w:ascii="Times New Roman" w:hAnsi="Times New Roman" w:cs="Times New Roman"/>
        </w:rPr>
        <w:t xml:space="preserve"> 2020.</w:t>
      </w:r>
    </w:p>
    <w:p w14:paraId="3B97EC99" w14:textId="6AAC49DA" w:rsidR="1FBC6CBF" w:rsidRDefault="704FE1B4" w:rsidP="5E1A3B85">
      <w:pPr>
        <w:rPr>
          <w:rFonts w:ascii="Times New Roman" w:hAnsi="Times New Roman" w:cs="Times New Roman"/>
        </w:rPr>
      </w:pPr>
      <w:r w:rsidRPr="25D893A2">
        <w:rPr>
          <w:rFonts w:ascii="Times New Roman" w:hAnsi="Times New Roman" w:cs="Times New Roman"/>
        </w:rPr>
        <w:t>[2]</w:t>
      </w:r>
      <w:r w:rsidR="2FAD409C" w:rsidRPr="25D893A2">
        <w:rPr>
          <w:rFonts w:ascii="Times New Roman" w:hAnsi="Times New Roman" w:cs="Times New Roman"/>
        </w:rPr>
        <w:t xml:space="preserve"> </w:t>
      </w:r>
      <w:proofErr w:type="spellStart"/>
      <w:r w:rsidR="2FAD409C" w:rsidRPr="25D893A2">
        <w:rPr>
          <w:rFonts w:ascii="Times New Roman" w:hAnsi="Times New Roman" w:cs="Times New Roman"/>
        </w:rPr>
        <w:t>Bangert</w:t>
      </w:r>
      <w:proofErr w:type="spellEnd"/>
      <w:r w:rsidR="2FAD409C" w:rsidRPr="25D893A2">
        <w:rPr>
          <w:rFonts w:ascii="Times New Roman" w:hAnsi="Times New Roman" w:cs="Times New Roman"/>
        </w:rPr>
        <w:t xml:space="preserve"> M, Molyneux DH, Lindsay SW</w:t>
      </w:r>
      <w:r w:rsidR="193357DA" w:rsidRPr="25D893A2">
        <w:rPr>
          <w:rFonts w:ascii="Times New Roman" w:hAnsi="Times New Roman" w:cs="Times New Roman"/>
        </w:rPr>
        <w:t>,</w:t>
      </w:r>
      <w:r w:rsidR="2FAD409C" w:rsidRPr="25D893A2">
        <w:rPr>
          <w:rFonts w:ascii="Times New Roman" w:hAnsi="Times New Roman" w:cs="Times New Roman"/>
        </w:rPr>
        <w:t xml:space="preserve"> </w:t>
      </w:r>
      <w:r w:rsidR="402AF4D9" w:rsidRPr="25D893A2">
        <w:rPr>
          <w:rFonts w:ascii="Times New Roman" w:hAnsi="Times New Roman" w:cs="Times New Roman"/>
        </w:rPr>
        <w:t>Fitzpatrick C, Engels D</w:t>
      </w:r>
      <w:r w:rsidR="2FAD409C" w:rsidRPr="25D893A2">
        <w:rPr>
          <w:rFonts w:ascii="Times New Roman" w:hAnsi="Times New Roman" w:cs="Times New Roman"/>
        </w:rPr>
        <w:t>. The cross-cutting contribution of the end of neglected tropical diseases to the sustainable development goals. Infect Dis Poverty</w:t>
      </w:r>
      <w:r w:rsidR="33A3584E" w:rsidRPr="25D893A2">
        <w:rPr>
          <w:rFonts w:ascii="Times New Roman" w:hAnsi="Times New Roman" w:cs="Times New Roman"/>
        </w:rPr>
        <w:t>.</w:t>
      </w:r>
      <w:r w:rsidR="02C806A0" w:rsidRPr="25D893A2">
        <w:rPr>
          <w:rFonts w:ascii="Times New Roman" w:hAnsi="Times New Roman" w:cs="Times New Roman"/>
        </w:rPr>
        <w:t xml:space="preserve"> 2017</w:t>
      </w:r>
      <w:r w:rsidR="6A6D8B9C" w:rsidRPr="25D893A2">
        <w:rPr>
          <w:rFonts w:ascii="Times New Roman" w:hAnsi="Times New Roman" w:cs="Times New Roman"/>
        </w:rPr>
        <w:t xml:space="preserve"> Apr 4</w:t>
      </w:r>
      <w:r w:rsidR="02C806A0" w:rsidRPr="25D893A2">
        <w:rPr>
          <w:rFonts w:ascii="Times New Roman" w:hAnsi="Times New Roman" w:cs="Times New Roman"/>
        </w:rPr>
        <w:t>;6(1)</w:t>
      </w:r>
      <w:r w:rsidR="17494C0E" w:rsidRPr="25D893A2">
        <w:rPr>
          <w:rFonts w:ascii="Times New Roman" w:hAnsi="Times New Roman" w:cs="Times New Roman"/>
        </w:rPr>
        <w:t>:73</w:t>
      </w:r>
      <w:r w:rsidR="2FAD409C" w:rsidRPr="25D893A2">
        <w:rPr>
          <w:rFonts w:ascii="Times New Roman" w:hAnsi="Times New Roman" w:cs="Times New Roman"/>
        </w:rPr>
        <w:t>. doi:10.1186/s40249-017-0288-0</w:t>
      </w:r>
      <w:r w:rsidR="42D52B6A" w:rsidRPr="25D893A2">
        <w:rPr>
          <w:rFonts w:ascii="Times New Roman" w:hAnsi="Times New Roman" w:cs="Times New Roman"/>
        </w:rPr>
        <w:t>.</w:t>
      </w:r>
    </w:p>
    <w:p w14:paraId="38FCE8A0" w14:textId="18C7CEB0" w:rsidR="1FBC6CBF" w:rsidRDefault="6A57747F" w:rsidP="5E1A3B85">
      <w:pPr>
        <w:rPr>
          <w:rFonts w:ascii="Times New Roman" w:hAnsi="Times New Roman" w:cs="Times New Roman"/>
        </w:rPr>
      </w:pPr>
      <w:r w:rsidRPr="25D893A2">
        <w:rPr>
          <w:rFonts w:ascii="Times New Roman" w:hAnsi="Times New Roman" w:cs="Times New Roman"/>
        </w:rPr>
        <w:t>[3]</w:t>
      </w:r>
      <w:r w:rsidR="1B36514B" w:rsidRPr="25D893A2">
        <w:rPr>
          <w:rFonts w:ascii="Times New Roman" w:hAnsi="Times New Roman" w:cs="Times New Roman"/>
        </w:rPr>
        <w:t xml:space="preserve"> Fitzpatrick C, </w:t>
      </w:r>
      <w:proofErr w:type="spellStart"/>
      <w:r w:rsidR="1B36514B" w:rsidRPr="25D893A2">
        <w:rPr>
          <w:rFonts w:ascii="Times New Roman" w:hAnsi="Times New Roman" w:cs="Times New Roman"/>
        </w:rPr>
        <w:t>Bangert</w:t>
      </w:r>
      <w:proofErr w:type="spellEnd"/>
      <w:r w:rsidR="1B36514B" w:rsidRPr="25D893A2">
        <w:rPr>
          <w:rFonts w:ascii="Times New Roman" w:hAnsi="Times New Roman" w:cs="Times New Roman"/>
        </w:rPr>
        <w:t xml:space="preserve"> M, Engels D. diseases that neglect no goals. Nature. 2016 Jul;535(7613):493–3.</w:t>
      </w:r>
      <w:r w:rsidR="37A105B1" w:rsidRPr="25D893A2">
        <w:rPr>
          <w:rFonts w:ascii="Times New Roman" w:hAnsi="Times New Roman" w:cs="Times New Roman"/>
        </w:rPr>
        <w:t xml:space="preserve"> doi:10.1038/535493c</w:t>
      </w:r>
      <w:r w:rsidR="42D52B6A" w:rsidRPr="25D893A2">
        <w:rPr>
          <w:rFonts w:ascii="Times New Roman" w:hAnsi="Times New Roman" w:cs="Times New Roman"/>
        </w:rPr>
        <w:t>.</w:t>
      </w:r>
    </w:p>
    <w:p w14:paraId="6BAE4977" w14:textId="4F7A54BE" w:rsidR="1FBC6CBF" w:rsidRDefault="34F2CAB4" w:rsidP="5E1A3B85">
      <w:pPr>
        <w:rPr>
          <w:rFonts w:ascii="Times New Roman" w:hAnsi="Times New Roman" w:cs="Times New Roman"/>
        </w:rPr>
      </w:pPr>
      <w:r w:rsidRPr="424850BD">
        <w:rPr>
          <w:rFonts w:ascii="Times New Roman" w:hAnsi="Times New Roman" w:cs="Times New Roman"/>
        </w:rPr>
        <w:t>[4]</w:t>
      </w:r>
      <w:r w:rsidR="1004569C" w:rsidRPr="424850BD">
        <w:rPr>
          <w:rFonts w:ascii="Times New Roman" w:hAnsi="Times New Roman" w:cs="Times New Roman"/>
        </w:rPr>
        <w:t xml:space="preserve"> World Health Organization. Accelerating work to overcome the global impact of neglected tropical diseases: a roadmap for implementation (WHO/HTM/NTD/2012.1). Geneva: World Health Organization</w:t>
      </w:r>
      <w:r w:rsidR="559EEE41" w:rsidRPr="3EFBC042">
        <w:rPr>
          <w:rFonts w:ascii="Times New Roman" w:hAnsi="Times New Roman" w:cs="Times New Roman"/>
        </w:rPr>
        <w:t>;</w:t>
      </w:r>
      <w:r w:rsidR="1004569C" w:rsidRPr="424850BD">
        <w:rPr>
          <w:rFonts w:ascii="Times New Roman" w:hAnsi="Times New Roman" w:cs="Times New Roman"/>
        </w:rPr>
        <w:t xml:space="preserve"> 2012.</w:t>
      </w:r>
    </w:p>
    <w:p w14:paraId="2311D84A" w14:textId="69F703CD" w:rsidR="00BA7244" w:rsidRDefault="00BA7244" w:rsidP="5E1A3B85">
      <w:pPr>
        <w:rPr>
          <w:rFonts w:ascii="Times New Roman" w:hAnsi="Times New Roman" w:cs="Times New Roman"/>
        </w:rPr>
      </w:pPr>
      <w:r w:rsidRPr="21A048A5">
        <w:rPr>
          <w:rFonts w:ascii="Times New Roman" w:hAnsi="Times New Roman" w:cs="Times New Roman"/>
        </w:rPr>
        <w:t>[</w:t>
      </w:r>
      <w:r w:rsidR="24CFD9BB" w:rsidRPr="21A048A5">
        <w:rPr>
          <w:rFonts w:ascii="Times New Roman" w:hAnsi="Times New Roman" w:cs="Times New Roman"/>
        </w:rPr>
        <w:t>5</w:t>
      </w:r>
      <w:r w:rsidRPr="21A048A5">
        <w:rPr>
          <w:rFonts w:ascii="Times New Roman" w:hAnsi="Times New Roman" w:cs="Times New Roman"/>
        </w:rPr>
        <w:t xml:space="preserve">] World Health Organization. Ending the neglect to attain the Sustainable Development Goals: a road map for neglected tropical diseases 2021–2030. Geneva: World Health Organization; 2020. Available from: </w:t>
      </w:r>
      <w:hyperlink r:id="rId10">
        <w:r w:rsidRPr="21A048A5">
          <w:rPr>
            <w:rStyle w:val="Hyperlink"/>
            <w:rFonts w:ascii="Times New Roman" w:hAnsi="Times New Roman" w:cs="Times New Roman"/>
            <w:color w:val="auto"/>
            <w:u w:val="none"/>
          </w:rPr>
          <w:t>https://apps.who.int/iris/handle/10665/338565</w:t>
        </w:r>
      </w:hyperlink>
      <w:r w:rsidRPr="21A048A5">
        <w:rPr>
          <w:rFonts w:ascii="Times New Roman" w:hAnsi="Times New Roman" w:cs="Times New Roman"/>
        </w:rPr>
        <w:t xml:space="preserve"> [accessed 19 January 2026]</w:t>
      </w:r>
    </w:p>
    <w:p w14:paraId="50897B5C" w14:textId="040899C1" w:rsidR="1FBC6CBF" w:rsidRDefault="34F2CAB4" w:rsidP="5E1A3B85">
      <w:pPr>
        <w:rPr>
          <w:rFonts w:ascii="Times New Roman" w:hAnsi="Times New Roman" w:cs="Times New Roman"/>
        </w:rPr>
      </w:pPr>
      <w:r w:rsidRPr="3ABCC0A8">
        <w:rPr>
          <w:rFonts w:ascii="Times New Roman" w:hAnsi="Times New Roman" w:cs="Times New Roman"/>
        </w:rPr>
        <w:t>[</w:t>
      </w:r>
      <w:r w:rsidR="17BEC032" w:rsidRPr="3ABCC0A8">
        <w:rPr>
          <w:rFonts w:ascii="Times New Roman" w:hAnsi="Times New Roman" w:cs="Times New Roman"/>
        </w:rPr>
        <w:t>6</w:t>
      </w:r>
      <w:r w:rsidRPr="3ABCC0A8">
        <w:rPr>
          <w:rFonts w:ascii="Times New Roman" w:hAnsi="Times New Roman" w:cs="Times New Roman"/>
        </w:rPr>
        <w:t>]</w:t>
      </w:r>
      <w:r w:rsidR="6BB50308" w:rsidRPr="3ABCC0A8">
        <w:rPr>
          <w:rFonts w:ascii="Times New Roman" w:hAnsi="Times New Roman" w:cs="Times New Roman"/>
        </w:rPr>
        <w:t xml:space="preserve"> World Health Organization. Global report on neglected tropical diseases 2024. Geneva: World Health Organization; 2024.</w:t>
      </w:r>
    </w:p>
    <w:p w14:paraId="4CD92C4D" w14:textId="7B377E52" w:rsidR="1FBC6CBF" w:rsidRDefault="05E497A5" w:rsidP="5E1A3B85">
      <w:pPr>
        <w:rPr>
          <w:rFonts w:ascii="Times New Roman" w:hAnsi="Times New Roman" w:cs="Times New Roman"/>
        </w:rPr>
      </w:pPr>
      <w:r w:rsidRPr="3ABCC0A8">
        <w:rPr>
          <w:rFonts w:ascii="Times New Roman" w:hAnsi="Times New Roman" w:cs="Times New Roman"/>
        </w:rPr>
        <w:t>[</w:t>
      </w:r>
      <w:r w:rsidR="50ADDF73" w:rsidRPr="3ABCC0A8">
        <w:rPr>
          <w:rFonts w:ascii="Times New Roman" w:hAnsi="Times New Roman" w:cs="Times New Roman"/>
        </w:rPr>
        <w:t>7</w:t>
      </w:r>
      <w:r w:rsidRPr="3ABCC0A8">
        <w:rPr>
          <w:rFonts w:ascii="Times New Roman" w:hAnsi="Times New Roman" w:cs="Times New Roman"/>
        </w:rPr>
        <w:t>]</w:t>
      </w:r>
      <w:r w:rsidR="71F1FB37" w:rsidRPr="3ABCC0A8">
        <w:rPr>
          <w:rFonts w:ascii="Times New Roman" w:hAnsi="Times New Roman" w:cs="Times New Roman"/>
        </w:rPr>
        <w:t xml:space="preserve"> </w:t>
      </w:r>
      <w:proofErr w:type="spellStart"/>
      <w:r w:rsidR="71F1FB37" w:rsidRPr="3ABCC0A8">
        <w:rPr>
          <w:rFonts w:ascii="Times New Roman" w:hAnsi="Times New Roman" w:cs="Times New Roman"/>
        </w:rPr>
        <w:t>Dickersin</w:t>
      </w:r>
      <w:proofErr w:type="spellEnd"/>
      <w:r w:rsidR="71F1FB37" w:rsidRPr="3ABCC0A8">
        <w:rPr>
          <w:rFonts w:ascii="Times New Roman" w:hAnsi="Times New Roman" w:cs="Times New Roman"/>
        </w:rPr>
        <w:t xml:space="preserve"> K, Rennie D. Registering clinical trials. JAMA. 2003;290(4): 516–523. doi:10.1001/jama.290.4.516.</w:t>
      </w:r>
    </w:p>
    <w:p w14:paraId="3564DF27" w14:textId="50E2AA5F" w:rsidR="1FBC6CBF" w:rsidRDefault="2E60A7CF" w:rsidP="5E1A3B85">
      <w:pPr>
        <w:rPr>
          <w:rFonts w:ascii="Times New Roman" w:hAnsi="Times New Roman" w:cs="Times New Roman"/>
        </w:rPr>
      </w:pPr>
      <w:r w:rsidRPr="3ABCC0A8">
        <w:rPr>
          <w:rFonts w:ascii="Times New Roman" w:hAnsi="Times New Roman" w:cs="Times New Roman"/>
        </w:rPr>
        <w:t>[</w:t>
      </w:r>
      <w:r w:rsidR="5C634B72" w:rsidRPr="3ABCC0A8">
        <w:rPr>
          <w:rFonts w:ascii="Times New Roman" w:hAnsi="Times New Roman" w:cs="Times New Roman"/>
        </w:rPr>
        <w:t>8</w:t>
      </w:r>
      <w:r w:rsidRPr="3ABCC0A8">
        <w:rPr>
          <w:rFonts w:ascii="Times New Roman" w:hAnsi="Times New Roman" w:cs="Times New Roman"/>
        </w:rPr>
        <w:t>]</w:t>
      </w:r>
      <w:r w:rsidR="13FA02B7" w:rsidRPr="3ABCC0A8">
        <w:rPr>
          <w:rFonts w:ascii="Times New Roman" w:hAnsi="Times New Roman" w:cs="Times New Roman"/>
        </w:rPr>
        <w:t xml:space="preserve"> </w:t>
      </w:r>
      <w:proofErr w:type="spellStart"/>
      <w:r w:rsidR="13FA02B7" w:rsidRPr="3ABCC0A8">
        <w:rPr>
          <w:rFonts w:ascii="Times New Roman" w:hAnsi="Times New Roman" w:cs="Times New Roman"/>
        </w:rPr>
        <w:t>Viergever</w:t>
      </w:r>
      <w:proofErr w:type="spellEnd"/>
      <w:r w:rsidR="13FA02B7" w:rsidRPr="3ABCC0A8">
        <w:rPr>
          <w:rFonts w:ascii="Times New Roman" w:hAnsi="Times New Roman" w:cs="Times New Roman"/>
        </w:rPr>
        <w:t xml:space="preserve"> RF, Li K. Trends in global clinical trial registration: An analysis of numbers of registered clinical trials in different parts of the world from 2004 to 2013. BMJ Open. 2015;5</w:t>
      </w:r>
      <w:r w:rsidR="6C16C84F" w:rsidRPr="3ABCC0A8">
        <w:rPr>
          <w:rFonts w:ascii="Times New Roman" w:hAnsi="Times New Roman" w:cs="Times New Roman"/>
        </w:rPr>
        <w:t>(9</w:t>
      </w:r>
      <w:bookmarkStart w:id="38" w:name="_Int_Xb7THP7C"/>
      <w:proofErr w:type="gramStart"/>
      <w:r w:rsidR="6C16C84F" w:rsidRPr="3ABCC0A8">
        <w:rPr>
          <w:rFonts w:ascii="Times New Roman" w:hAnsi="Times New Roman" w:cs="Times New Roman"/>
        </w:rPr>
        <w:t>):e</w:t>
      </w:r>
      <w:bookmarkEnd w:id="38"/>
      <w:proofErr w:type="gramEnd"/>
      <w:r w:rsidR="6C16C84F" w:rsidRPr="3ABCC0A8">
        <w:rPr>
          <w:rFonts w:ascii="Times New Roman" w:hAnsi="Times New Roman" w:cs="Times New Roman"/>
        </w:rPr>
        <w:t>008932</w:t>
      </w:r>
      <w:r w:rsidR="13FA02B7" w:rsidRPr="3ABCC0A8">
        <w:rPr>
          <w:rFonts w:ascii="Times New Roman" w:hAnsi="Times New Roman" w:cs="Times New Roman"/>
        </w:rPr>
        <w:t>. doi:10.1136/bmjopen-2015-008932.</w:t>
      </w:r>
    </w:p>
    <w:p w14:paraId="06FB7F85" w14:textId="11E6103C" w:rsidR="1FBC6CBF" w:rsidRDefault="1C59D780" w:rsidP="5E1A3B85">
      <w:pPr>
        <w:rPr>
          <w:rFonts w:ascii="Times New Roman" w:hAnsi="Times New Roman" w:cs="Times New Roman"/>
        </w:rPr>
      </w:pPr>
      <w:r w:rsidRPr="3ABCC0A8">
        <w:rPr>
          <w:rFonts w:ascii="Times New Roman" w:hAnsi="Times New Roman" w:cs="Times New Roman"/>
        </w:rPr>
        <w:t>[</w:t>
      </w:r>
      <w:r w:rsidR="08427B94" w:rsidRPr="3ABCC0A8">
        <w:rPr>
          <w:rFonts w:ascii="Times New Roman" w:hAnsi="Times New Roman" w:cs="Times New Roman"/>
        </w:rPr>
        <w:t>9</w:t>
      </w:r>
      <w:r w:rsidRPr="3ABCC0A8">
        <w:rPr>
          <w:rFonts w:ascii="Times New Roman" w:hAnsi="Times New Roman" w:cs="Times New Roman"/>
        </w:rPr>
        <w:t>]</w:t>
      </w:r>
      <w:r w:rsidR="40C1ECAA" w:rsidRPr="3ABCC0A8">
        <w:rPr>
          <w:rFonts w:ascii="Times New Roman" w:hAnsi="Times New Roman" w:cs="Times New Roman"/>
        </w:rPr>
        <w:t xml:space="preserve"> </w:t>
      </w:r>
      <w:proofErr w:type="spellStart"/>
      <w:r w:rsidR="40C1ECAA" w:rsidRPr="3ABCC0A8">
        <w:rPr>
          <w:rFonts w:ascii="Times New Roman" w:hAnsi="Times New Roman" w:cs="Times New Roman"/>
        </w:rPr>
        <w:t>Viergever</w:t>
      </w:r>
      <w:proofErr w:type="spellEnd"/>
      <w:r w:rsidR="40C1ECAA" w:rsidRPr="3ABCC0A8">
        <w:rPr>
          <w:rFonts w:ascii="Times New Roman" w:hAnsi="Times New Roman" w:cs="Times New Roman"/>
        </w:rPr>
        <w:t xml:space="preserve"> RF, </w:t>
      </w:r>
      <w:proofErr w:type="spellStart"/>
      <w:r w:rsidR="40C1ECAA" w:rsidRPr="3ABCC0A8">
        <w:rPr>
          <w:rFonts w:ascii="Times New Roman" w:hAnsi="Times New Roman" w:cs="Times New Roman"/>
        </w:rPr>
        <w:t>Ghersi</w:t>
      </w:r>
      <w:proofErr w:type="spellEnd"/>
      <w:r w:rsidR="40C1ECAA" w:rsidRPr="3ABCC0A8">
        <w:rPr>
          <w:rFonts w:ascii="Times New Roman" w:hAnsi="Times New Roman" w:cs="Times New Roman"/>
        </w:rPr>
        <w:t xml:space="preserve"> D. The quality of registration of clinical trials. </w:t>
      </w:r>
      <w:proofErr w:type="spellStart"/>
      <w:r w:rsidR="40C1ECAA" w:rsidRPr="3ABCC0A8">
        <w:rPr>
          <w:rFonts w:ascii="Times New Roman" w:hAnsi="Times New Roman" w:cs="Times New Roman"/>
        </w:rPr>
        <w:t>PLoS</w:t>
      </w:r>
      <w:proofErr w:type="spellEnd"/>
      <w:r w:rsidR="40C1ECAA" w:rsidRPr="3ABCC0A8">
        <w:rPr>
          <w:rFonts w:ascii="Times New Roman" w:hAnsi="Times New Roman" w:cs="Times New Roman"/>
        </w:rPr>
        <w:t xml:space="preserve"> One. 2011;6</w:t>
      </w:r>
      <w:r w:rsidR="22AF8C6D" w:rsidRPr="3ABCC0A8">
        <w:rPr>
          <w:rFonts w:ascii="Times New Roman" w:hAnsi="Times New Roman" w:cs="Times New Roman"/>
        </w:rPr>
        <w:t>(2</w:t>
      </w:r>
      <w:proofErr w:type="gramStart"/>
      <w:r w:rsidR="22AF8C6D" w:rsidRPr="3ABCC0A8">
        <w:rPr>
          <w:rFonts w:ascii="Times New Roman" w:hAnsi="Times New Roman" w:cs="Times New Roman"/>
        </w:rPr>
        <w:t>)</w:t>
      </w:r>
      <w:r w:rsidR="40C1ECAA" w:rsidRPr="3ABCC0A8">
        <w:rPr>
          <w:rFonts w:ascii="Times New Roman" w:hAnsi="Times New Roman" w:cs="Times New Roman"/>
        </w:rPr>
        <w:t>:</w:t>
      </w:r>
      <w:r w:rsidR="38A9C342" w:rsidRPr="3ABCC0A8">
        <w:rPr>
          <w:rFonts w:ascii="Times New Roman" w:hAnsi="Times New Roman" w:cs="Times New Roman"/>
        </w:rPr>
        <w:t>e</w:t>
      </w:r>
      <w:proofErr w:type="gramEnd"/>
      <w:r w:rsidR="38A9C342" w:rsidRPr="3ABCC0A8">
        <w:rPr>
          <w:rFonts w:ascii="Times New Roman" w:hAnsi="Times New Roman" w:cs="Times New Roman"/>
        </w:rPr>
        <w:t>14701</w:t>
      </w:r>
      <w:r w:rsidR="40C1ECAA" w:rsidRPr="3ABCC0A8">
        <w:rPr>
          <w:rFonts w:ascii="Times New Roman" w:hAnsi="Times New Roman" w:cs="Times New Roman"/>
        </w:rPr>
        <w:t xml:space="preserve">. </w:t>
      </w:r>
      <w:proofErr w:type="gramStart"/>
      <w:r w:rsidR="40C1ECAA" w:rsidRPr="3ABCC0A8">
        <w:rPr>
          <w:rFonts w:ascii="Times New Roman" w:hAnsi="Times New Roman" w:cs="Times New Roman"/>
        </w:rPr>
        <w:t>doi:10.1371/journal.pone</w:t>
      </w:r>
      <w:proofErr w:type="gramEnd"/>
      <w:r w:rsidR="40C1ECAA" w:rsidRPr="3ABCC0A8">
        <w:rPr>
          <w:rFonts w:ascii="Times New Roman" w:hAnsi="Times New Roman" w:cs="Times New Roman"/>
        </w:rPr>
        <w:t>.0014701.</w:t>
      </w:r>
    </w:p>
    <w:p w14:paraId="6980751F" w14:textId="18EDAFE8" w:rsidR="1FBC6CBF" w:rsidRPr="00996DE0" w:rsidRDefault="7BBC954C" w:rsidP="5E1A3B85">
      <w:pPr>
        <w:rPr>
          <w:rFonts w:ascii="Times New Roman" w:hAnsi="Times New Roman" w:cs="Times New Roman"/>
          <w:lang w:val="fr-CH"/>
        </w:rPr>
      </w:pPr>
      <w:r w:rsidRPr="3ABCC0A8">
        <w:rPr>
          <w:rFonts w:ascii="Times New Roman" w:hAnsi="Times New Roman" w:cs="Times New Roman"/>
        </w:rPr>
        <w:t>[</w:t>
      </w:r>
      <w:r w:rsidR="50AC0305" w:rsidRPr="3ABCC0A8">
        <w:rPr>
          <w:rFonts w:ascii="Times New Roman" w:hAnsi="Times New Roman" w:cs="Times New Roman"/>
        </w:rPr>
        <w:t>10</w:t>
      </w:r>
      <w:r w:rsidRPr="3ABCC0A8">
        <w:rPr>
          <w:rFonts w:ascii="Times New Roman" w:hAnsi="Times New Roman" w:cs="Times New Roman"/>
        </w:rPr>
        <w:t>]</w:t>
      </w:r>
      <w:r w:rsidR="10E8BDBE" w:rsidRPr="3ABCC0A8">
        <w:rPr>
          <w:rFonts w:ascii="Times New Roman" w:hAnsi="Times New Roman" w:cs="Times New Roman"/>
        </w:rPr>
        <w:t xml:space="preserve"> </w:t>
      </w:r>
      <w:proofErr w:type="spellStart"/>
      <w:r w:rsidR="10E8BDBE" w:rsidRPr="3ABCC0A8">
        <w:rPr>
          <w:rFonts w:ascii="Times New Roman" w:hAnsi="Times New Roman" w:cs="Times New Roman"/>
        </w:rPr>
        <w:t>Viergever</w:t>
      </w:r>
      <w:proofErr w:type="spellEnd"/>
      <w:r w:rsidR="10E8BDBE" w:rsidRPr="3ABCC0A8">
        <w:rPr>
          <w:rFonts w:ascii="Times New Roman" w:hAnsi="Times New Roman" w:cs="Times New Roman"/>
        </w:rPr>
        <w:t xml:space="preserve"> RF, Karam G, Reis A, </w:t>
      </w:r>
      <w:proofErr w:type="spellStart"/>
      <w:r w:rsidR="10E8BDBE" w:rsidRPr="3ABCC0A8">
        <w:rPr>
          <w:rFonts w:ascii="Times New Roman" w:hAnsi="Times New Roman" w:cs="Times New Roman"/>
        </w:rPr>
        <w:t>Ghersi</w:t>
      </w:r>
      <w:proofErr w:type="spellEnd"/>
      <w:r w:rsidR="10E8BDBE" w:rsidRPr="3ABCC0A8">
        <w:rPr>
          <w:rFonts w:ascii="Times New Roman" w:hAnsi="Times New Roman" w:cs="Times New Roman"/>
        </w:rPr>
        <w:t xml:space="preserve"> D. The quality of registration of clinical trials: Still a problem. </w:t>
      </w:r>
      <w:proofErr w:type="spellStart"/>
      <w:r w:rsidR="10E8BDBE" w:rsidRPr="3ABCC0A8">
        <w:rPr>
          <w:rFonts w:ascii="Times New Roman" w:hAnsi="Times New Roman" w:cs="Times New Roman"/>
          <w:lang w:val="fr-CH"/>
        </w:rPr>
        <w:t>PLoS</w:t>
      </w:r>
      <w:proofErr w:type="spellEnd"/>
      <w:r w:rsidR="10E8BDBE" w:rsidRPr="3ABCC0A8">
        <w:rPr>
          <w:rFonts w:ascii="Times New Roman" w:hAnsi="Times New Roman" w:cs="Times New Roman"/>
          <w:lang w:val="fr-CH"/>
        </w:rPr>
        <w:t xml:space="preserve"> One. </w:t>
      </w:r>
      <w:proofErr w:type="gramStart"/>
      <w:r w:rsidR="10E8BDBE" w:rsidRPr="3ABCC0A8">
        <w:rPr>
          <w:rFonts w:ascii="Times New Roman" w:hAnsi="Times New Roman" w:cs="Times New Roman"/>
          <w:lang w:val="fr-CH"/>
        </w:rPr>
        <w:t>2014;</w:t>
      </w:r>
      <w:proofErr w:type="gramEnd"/>
      <w:r w:rsidR="10E8BDBE" w:rsidRPr="3ABCC0A8">
        <w:rPr>
          <w:rFonts w:ascii="Times New Roman" w:hAnsi="Times New Roman" w:cs="Times New Roman"/>
          <w:lang w:val="fr-CH"/>
        </w:rPr>
        <w:t>9(1):e84</w:t>
      </w:r>
      <w:r w:rsidR="47678E93" w:rsidRPr="3ABCC0A8">
        <w:rPr>
          <w:rFonts w:ascii="Times New Roman" w:hAnsi="Times New Roman" w:cs="Times New Roman"/>
          <w:lang w:val="fr-CH"/>
        </w:rPr>
        <w:t>727</w:t>
      </w:r>
      <w:r w:rsidR="10E8BDBE" w:rsidRPr="3ABCC0A8">
        <w:rPr>
          <w:rFonts w:ascii="Times New Roman" w:hAnsi="Times New Roman" w:cs="Times New Roman"/>
          <w:lang w:val="fr-CH"/>
        </w:rPr>
        <w:t xml:space="preserve">. </w:t>
      </w:r>
      <w:proofErr w:type="gramStart"/>
      <w:r w:rsidR="10E8BDBE" w:rsidRPr="3ABCC0A8">
        <w:rPr>
          <w:rFonts w:ascii="Times New Roman" w:hAnsi="Times New Roman" w:cs="Times New Roman"/>
          <w:lang w:val="fr-CH"/>
        </w:rPr>
        <w:t>doi:10.1371/journal.pone</w:t>
      </w:r>
      <w:proofErr w:type="gramEnd"/>
      <w:r w:rsidR="10E8BDBE" w:rsidRPr="3ABCC0A8">
        <w:rPr>
          <w:rFonts w:ascii="Times New Roman" w:hAnsi="Times New Roman" w:cs="Times New Roman"/>
          <w:lang w:val="fr-CH"/>
        </w:rPr>
        <w:t>.0084727.</w:t>
      </w:r>
    </w:p>
    <w:p w14:paraId="1CC44064" w14:textId="4DE0AAD6" w:rsidR="1FBC6CBF" w:rsidRDefault="6D9D46FD" w:rsidP="12B74812">
      <w:pPr>
        <w:rPr>
          <w:rFonts w:ascii="Times New Roman" w:hAnsi="Times New Roman" w:cs="Times New Roman"/>
        </w:rPr>
      </w:pPr>
      <w:r w:rsidRPr="3ABCC0A8">
        <w:rPr>
          <w:rFonts w:ascii="Times New Roman" w:hAnsi="Times New Roman" w:cs="Times New Roman"/>
          <w:lang w:val="fr-CH"/>
        </w:rPr>
        <w:t>[1</w:t>
      </w:r>
      <w:r w:rsidR="7393346C" w:rsidRPr="3ABCC0A8">
        <w:rPr>
          <w:rFonts w:ascii="Times New Roman" w:hAnsi="Times New Roman" w:cs="Times New Roman"/>
          <w:lang w:val="fr-CH"/>
        </w:rPr>
        <w:t>1</w:t>
      </w:r>
      <w:r w:rsidRPr="3ABCC0A8">
        <w:rPr>
          <w:rFonts w:ascii="Times New Roman" w:hAnsi="Times New Roman" w:cs="Times New Roman"/>
          <w:lang w:val="fr-CH"/>
        </w:rPr>
        <w:t>]</w:t>
      </w:r>
      <w:r w:rsidR="70BB5B4D" w:rsidRPr="3ABCC0A8">
        <w:rPr>
          <w:rFonts w:ascii="Times New Roman" w:hAnsi="Times New Roman" w:cs="Times New Roman"/>
          <w:lang w:val="fr-CH"/>
        </w:rPr>
        <w:t xml:space="preserve"> De </w:t>
      </w:r>
      <w:proofErr w:type="spellStart"/>
      <w:r w:rsidR="70BB5B4D" w:rsidRPr="3ABCC0A8">
        <w:rPr>
          <w:rFonts w:ascii="Times New Roman" w:hAnsi="Times New Roman" w:cs="Times New Roman"/>
          <w:lang w:val="fr-CH"/>
        </w:rPr>
        <w:t>Angelis</w:t>
      </w:r>
      <w:proofErr w:type="spellEnd"/>
      <w:r w:rsidR="70BB5B4D" w:rsidRPr="3ABCC0A8">
        <w:rPr>
          <w:rFonts w:ascii="Times New Roman" w:hAnsi="Times New Roman" w:cs="Times New Roman"/>
          <w:lang w:val="fr-CH"/>
        </w:rPr>
        <w:t xml:space="preserve"> C, Drazen JM, </w:t>
      </w:r>
      <w:proofErr w:type="spellStart"/>
      <w:r w:rsidR="70BB5B4D" w:rsidRPr="3ABCC0A8">
        <w:rPr>
          <w:rFonts w:ascii="Times New Roman" w:hAnsi="Times New Roman" w:cs="Times New Roman"/>
          <w:lang w:val="fr-CH"/>
        </w:rPr>
        <w:t>Frizelle</w:t>
      </w:r>
      <w:proofErr w:type="spellEnd"/>
      <w:r w:rsidR="70BB5B4D" w:rsidRPr="3ABCC0A8">
        <w:rPr>
          <w:rFonts w:ascii="Times New Roman" w:hAnsi="Times New Roman" w:cs="Times New Roman"/>
          <w:lang w:val="fr-CH"/>
        </w:rPr>
        <w:t xml:space="preserve"> FA,</w:t>
      </w:r>
      <w:r w:rsidR="6E9726C6" w:rsidRPr="3ABCC0A8">
        <w:rPr>
          <w:rFonts w:ascii="Times New Roman" w:hAnsi="Times New Roman" w:cs="Times New Roman"/>
          <w:lang w:val="fr-CH"/>
        </w:rPr>
        <w:t xml:space="preserve"> Haug C, </w:t>
      </w:r>
      <w:proofErr w:type="spellStart"/>
      <w:r w:rsidR="6E9726C6" w:rsidRPr="3ABCC0A8">
        <w:rPr>
          <w:rFonts w:ascii="Times New Roman" w:hAnsi="Times New Roman" w:cs="Times New Roman"/>
          <w:lang w:val="fr-CH"/>
        </w:rPr>
        <w:t>Hoey</w:t>
      </w:r>
      <w:proofErr w:type="spellEnd"/>
      <w:r w:rsidR="6E9726C6" w:rsidRPr="3ABCC0A8">
        <w:rPr>
          <w:rFonts w:ascii="Times New Roman" w:hAnsi="Times New Roman" w:cs="Times New Roman"/>
          <w:lang w:val="fr-CH"/>
        </w:rPr>
        <w:t xml:space="preserve"> J, Horton R</w:t>
      </w:r>
      <w:r w:rsidR="7F640CDD" w:rsidRPr="3ABCC0A8">
        <w:rPr>
          <w:rFonts w:ascii="Times New Roman" w:hAnsi="Times New Roman" w:cs="Times New Roman"/>
          <w:lang w:val="fr-CH"/>
        </w:rPr>
        <w:t>,</w:t>
      </w:r>
      <w:r w:rsidR="70BB5B4D" w:rsidRPr="3ABCC0A8">
        <w:rPr>
          <w:rFonts w:ascii="Times New Roman" w:hAnsi="Times New Roman" w:cs="Times New Roman"/>
          <w:lang w:val="fr-CH"/>
        </w:rPr>
        <w:t xml:space="preserve"> et al. </w:t>
      </w:r>
      <w:r w:rsidR="70BB5B4D" w:rsidRPr="3ABCC0A8">
        <w:rPr>
          <w:rFonts w:ascii="Times New Roman" w:hAnsi="Times New Roman" w:cs="Times New Roman"/>
        </w:rPr>
        <w:t>Clinical trial registration: a statement from the International Committee of Medical Journal Editors. Lancet. 2004;364(9438):911-912. doi:10.1016/S0140-6736(04)17034-7.</w:t>
      </w:r>
    </w:p>
    <w:p w14:paraId="331A5573" w14:textId="1368F04E" w:rsidR="29D8C388" w:rsidRDefault="29D8C388" w:rsidP="11F03F80">
      <w:pPr>
        <w:rPr>
          <w:rFonts w:ascii="Times New Roman" w:hAnsi="Times New Roman" w:cs="Times New Roman"/>
        </w:rPr>
      </w:pPr>
      <w:r w:rsidRPr="3ABCC0A8">
        <w:rPr>
          <w:rFonts w:ascii="Times New Roman" w:hAnsi="Times New Roman" w:cs="Times New Roman"/>
        </w:rPr>
        <w:t>[1</w:t>
      </w:r>
      <w:r w:rsidR="2B99AA6C" w:rsidRPr="3ABCC0A8">
        <w:rPr>
          <w:rFonts w:ascii="Times New Roman" w:hAnsi="Times New Roman" w:cs="Times New Roman"/>
        </w:rPr>
        <w:t>2</w:t>
      </w:r>
      <w:r w:rsidRPr="3ABCC0A8">
        <w:rPr>
          <w:rFonts w:ascii="Times New Roman" w:hAnsi="Times New Roman" w:cs="Times New Roman"/>
        </w:rPr>
        <w:t>]</w:t>
      </w:r>
      <w:r w:rsidR="29472147" w:rsidRPr="3ABCC0A8">
        <w:rPr>
          <w:rFonts w:ascii="Times New Roman" w:hAnsi="Times New Roman" w:cs="Times New Roman"/>
        </w:rPr>
        <w:t xml:space="preserve"> Committee on Clinical Trial Registries, Board on Health Sciences Policy, Institute of Medicine. Joint Position on the Disclosure of Clinical Trial Information via Clinical Trial Registries and Databases. </w:t>
      </w:r>
      <w:r w:rsidR="6880B34C" w:rsidRPr="3ABCC0A8">
        <w:rPr>
          <w:rFonts w:ascii="Times New Roman" w:hAnsi="Times New Roman" w:cs="Times New Roman"/>
        </w:rPr>
        <w:t>Washington, D.C., DC: National Academies Press; 2006.</w:t>
      </w:r>
    </w:p>
    <w:p w14:paraId="6C12E2A8" w14:textId="59CFF61B" w:rsidR="1FBC6CBF" w:rsidRDefault="29D8C388">
      <w:pPr>
        <w:rPr>
          <w:rFonts w:ascii="Times New Roman" w:hAnsi="Times New Roman" w:cs="Times New Roman"/>
        </w:rPr>
      </w:pPr>
      <w:r w:rsidRPr="3ABCC0A8">
        <w:rPr>
          <w:rFonts w:ascii="Times New Roman" w:hAnsi="Times New Roman" w:cs="Times New Roman"/>
        </w:rPr>
        <w:t>[1</w:t>
      </w:r>
      <w:r w:rsidR="05740E15" w:rsidRPr="3ABCC0A8">
        <w:rPr>
          <w:rFonts w:ascii="Times New Roman" w:hAnsi="Times New Roman" w:cs="Times New Roman"/>
        </w:rPr>
        <w:t>3</w:t>
      </w:r>
      <w:r w:rsidRPr="3ABCC0A8">
        <w:rPr>
          <w:rFonts w:ascii="Times New Roman" w:hAnsi="Times New Roman" w:cs="Times New Roman"/>
        </w:rPr>
        <w:t>]</w:t>
      </w:r>
      <w:r w:rsidR="74CB9BB8" w:rsidRPr="3ABCC0A8">
        <w:rPr>
          <w:rFonts w:ascii="Times New Roman" w:hAnsi="Times New Roman" w:cs="Times New Roman"/>
        </w:rPr>
        <w:t xml:space="preserve"> World Health Organization</w:t>
      </w:r>
      <w:r w:rsidR="67B4222E" w:rsidRPr="3ABCC0A8">
        <w:rPr>
          <w:rFonts w:ascii="Times New Roman" w:hAnsi="Times New Roman" w:cs="Times New Roman"/>
        </w:rPr>
        <w:t>.</w:t>
      </w:r>
      <w:r w:rsidR="74CB9BB8" w:rsidRPr="3ABCC0A8">
        <w:rPr>
          <w:rFonts w:ascii="Times New Roman" w:hAnsi="Times New Roman" w:cs="Times New Roman"/>
        </w:rPr>
        <w:t xml:space="preserve"> International Clinical Trials Registry Platform (ICTRP): the WHO Registry Network. Geneva: W</w:t>
      </w:r>
      <w:r w:rsidR="431544B7" w:rsidRPr="3ABCC0A8">
        <w:rPr>
          <w:rFonts w:ascii="Times New Roman" w:hAnsi="Times New Roman" w:cs="Times New Roman"/>
        </w:rPr>
        <w:t>orld Health Organization</w:t>
      </w:r>
      <w:r w:rsidR="74CB9BB8" w:rsidRPr="3ABCC0A8">
        <w:rPr>
          <w:rFonts w:ascii="Times New Roman" w:hAnsi="Times New Roman" w:cs="Times New Roman"/>
        </w:rPr>
        <w:t xml:space="preserve">; 2012. Available from: http://www.who.int/ictrp/network/en [accessed </w:t>
      </w:r>
      <w:r w:rsidR="35BA2C44" w:rsidRPr="3ABCC0A8">
        <w:rPr>
          <w:rFonts w:ascii="Times New Roman" w:hAnsi="Times New Roman" w:cs="Times New Roman"/>
        </w:rPr>
        <w:t>15 Sept 2023</w:t>
      </w:r>
      <w:r w:rsidR="74CB9BB8" w:rsidRPr="3ABCC0A8">
        <w:rPr>
          <w:rFonts w:ascii="Times New Roman" w:hAnsi="Times New Roman" w:cs="Times New Roman"/>
        </w:rPr>
        <w:t>].</w:t>
      </w:r>
    </w:p>
    <w:p w14:paraId="1AF118C8" w14:textId="03ADDA8E" w:rsidR="1FBC6CBF" w:rsidRDefault="29D8C388" w:rsidP="12B74812">
      <w:pPr>
        <w:rPr>
          <w:rFonts w:ascii="Times New Roman" w:hAnsi="Times New Roman" w:cs="Times New Roman"/>
        </w:rPr>
      </w:pPr>
      <w:r w:rsidRPr="3ABCC0A8">
        <w:rPr>
          <w:rFonts w:ascii="Times New Roman" w:hAnsi="Times New Roman" w:cs="Times New Roman"/>
        </w:rPr>
        <w:t>[1</w:t>
      </w:r>
      <w:r w:rsidR="452A6C77" w:rsidRPr="3ABCC0A8">
        <w:rPr>
          <w:rFonts w:ascii="Times New Roman" w:hAnsi="Times New Roman" w:cs="Times New Roman"/>
        </w:rPr>
        <w:t>4</w:t>
      </w:r>
      <w:r w:rsidRPr="3ABCC0A8">
        <w:rPr>
          <w:rFonts w:ascii="Times New Roman" w:hAnsi="Times New Roman" w:cs="Times New Roman"/>
        </w:rPr>
        <w:t>]</w:t>
      </w:r>
      <w:r w:rsidR="534E9642" w:rsidRPr="3ABCC0A8">
        <w:rPr>
          <w:rFonts w:ascii="Times New Roman" w:hAnsi="Times New Roman" w:cs="Times New Roman"/>
        </w:rPr>
        <w:t xml:space="preserve"> </w:t>
      </w:r>
      <w:proofErr w:type="spellStart"/>
      <w:r w:rsidR="534E9642" w:rsidRPr="3ABCC0A8">
        <w:rPr>
          <w:rFonts w:ascii="Times New Roman" w:hAnsi="Times New Roman" w:cs="Times New Roman"/>
        </w:rPr>
        <w:t>Viergever</w:t>
      </w:r>
      <w:proofErr w:type="spellEnd"/>
      <w:r w:rsidR="534E9642" w:rsidRPr="3ABCC0A8">
        <w:rPr>
          <w:rFonts w:ascii="Times New Roman" w:hAnsi="Times New Roman" w:cs="Times New Roman"/>
        </w:rPr>
        <w:t xml:space="preserve"> RF, Terry RF, Karam G. Use of data from registered clinical trials to identify gaps in health research and development. Bulletin of the World Health Organization, 2013;91(6), 416–425C. doi:10.2471/BLT.12.114454.</w:t>
      </w:r>
    </w:p>
    <w:p w14:paraId="2209E010" w14:textId="7DB61529" w:rsidR="1FBC6CBF" w:rsidRDefault="29D8C388" w:rsidP="12B74812">
      <w:pPr>
        <w:rPr>
          <w:rFonts w:ascii="Times New Roman" w:hAnsi="Times New Roman" w:cs="Times New Roman"/>
        </w:rPr>
      </w:pPr>
      <w:r w:rsidRPr="3ABCC0A8">
        <w:rPr>
          <w:rFonts w:ascii="Times New Roman" w:hAnsi="Times New Roman" w:cs="Times New Roman"/>
        </w:rPr>
        <w:t>[1</w:t>
      </w:r>
      <w:r w:rsidR="30F72A2A" w:rsidRPr="3ABCC0A8">
        <w:rPr>
          <w:rFonts w:ascii="Times New Roman" w:hAnsi="Times New Roman" w:cs="Times New Roman"/>
        </w:rPr>
        <w:t>5</w:t>
      </w:r>
      <w:r w:rsidRPr="3ABCC0A8">
        <w:rPr>
          <w:rFonts w:ascii="Times New Roman" w:hAnsi="Times New Roman" w:cs="Times New Roman"/>
        </w:rPr>
        <w:t>]</w:t>
      </w:r>
      <w:r w:rsidR="08FC89D5" w:rsidRPr="3ABCC0A8">
        <w:rPr>
          <w:rFonts w:ascii="Times New Roman" w:hAnsi="Times New Roman" w:cs="Times New Roman"/>
        </w:rPr>
        <w:t xml:space="preserve"> World Health Organization. Ending the neglect to attain the Sustainable Development Goals: A rationale for continued investment in tackling neglected tropical diseases 2021–2030. Geneva: World Health Organization; 2022.</w:t>
      </w:r>
    </w:p>
    <w:p w14:paraId="79B7D7E9" w14:textId="5638011F" w:rsidR="4241B85D" w:rsidRDefault="13C82C61" w:rsidP="074960AC">
      <w:pPr>
        <w:rPr>
          <w:rFonts w:ascii="Times New Roman" w:hAnsi="Times New Roman" w:cs="Times New Roman"/>
        </w:rPr>
      </w:pPr>
      <w:r w:rsidRPr="3ABCC0A8">
        <w:rPr>
          <w:rFonts w:ascii="Times New Roman" w:hAnsi="Times New Roman" w:cs="Times New Roman"/>
        </w:rPr>
        <w:lastRenderedPageBreak/>
        <w:t>[1</w:t>
      </w:r>
      <w:r w:rsidR="28351901" w:rsidRPr="3ABCC0A8">
        <w:rPr>
          <w:rFonts w:ascii="Times New Roman" w:hAnsi="Times New Roman" w:cs="Times New Roman"/>
        </w:rPr>
        <w:t>6</w:t>
      </w:r>
      <w:r w:rsidRPr="3ABCC0A8">
        <w:rPr>
          <w:rFonts w:ascii="Times New Roman" w:hAnsi="Times New Roman" w:cs="Times New Roman"/>
        </w:rPr>
        <w:t>]</w:t>
      </w:r>
      <w:r w:rsidR="675FC51F" w:rsidRPr="3ABCC0A8">
        <w:rPr>
          <w:rFonts w:ascii="Times New Roman" w:hAnsi="Times New Roman" w:cs="Times New Roman"/>
        </w:rPr>
        <w:t xml:space="preserve"> Evans T, </w:t>
      </w:r>
      <w:proofErr w:type="spellStart"/>
      <w:r w:rsidR="675FC51F" w:rsidRPr="3ABCC0A8">
        <w:rPr>
          <w:rFonts w:ascii="Times New Roman" w:hAnsi="Times New Roman" w:cs="Times New Roman"/>
        </w:rPr>
        <w:t>Gülmezoglu</w:t>
      </w:r>
      <w:proofErr w:type="spellEnd"/>
      <w:r w:rsidR="675FC51F" w:rsidRPr="3ABCC0A8">
        <w:rPr>
          <w:rFonts w:ascii="Times New Roman" w:hAnsi="Times New Roman" w:cs="Times New Roman"/>
        </w:rPr>
        <w:t xml:space="preserve"> M, Pang T. Registering clinical trials: an essential role for WHO. Lancet. 2004;363(9419):1413–4. doi:10.1016/S0140-6736(04)16136-9.</w:t>
      </w:r>
    </w:p>
    <w:p w14:paraId="3DCDC2E4" w14:textId="7F6A9114" w:rsidR="4241B85D" w:rsidRDefault="29FCF189" w:rsidP="2E35BDDB">
      <w:pPr>
        <w:rPr>
          <w:rFonts w:ascii="Times New Roman" w:hAnsi="Times New Roman" w:cs="Times New Roman"/>
        </w:rPr>
      </w:pPr>
      <w:r w:rsidRPr="3ABCC0A8">
        <w:rPr>
          <w:rFonts w:ascii="Times New Roman" w:hAnsi="Times New Roman" w:cs="Times New Roman"/>
        </w:rPr>
        <w:t>[1</w:t>
      </w:r>
      <w:r w:rsidR="258796C6" w:rsidRPr="3ABCC0A8">
        <w:rPr>
          <w:rFonts w:ascii="Times New Roman" w:hAnsi="Times New Roman" w:cs="Times New Roman"/>
        </w:rPr>
        <w:t>7</w:t>
      </w:r>
      <w:r w:rsidRPr="3ABCC0A8">
        <w:rPr>
          <w:rFonts w:ascii="Times New Roman" w:hAnsi="Times New Roman" w:cs="Times New Roman"/>
        </w:rPr>
        <w:t>]</w:t>
      </w:r>
      <w:r w:rsidR="595324F6" w:rsidRPr="3ABCC0A8">
        <w:rPr>
          <w:rFonts w:ascii="Times New Roman" w:hAnsi="Times New Roman" w:cs="Times New Roman"/>
        </w:rPr>
        <w:t xml:space="preserve"> International Organization for Standardization. (2019). Date and time — Representations for information interchange (ISO Standard No. 8601-1:2019).</w:t>
      </w:r>
    </w:p>
    <w:p w14:paraId="5E8E2FF5" w14:textId="4268F0EE" w:rsidR="4241B85D" w:rsidRDefault="4241B85D" w:rsidP="537A62B3">
      <w:pPr>
        <w:rPr>
          <w:rFonts w:ascii="Times New Roman" w:hAnsi="Times New Roman" w:cs="Times New Roman"/>
        </w:rPr>
      </w:pPr>
      <w:r w:rsidRPr="3ABCC0A8">
        <w:rPr>
          <w:rFonts w:ascii="Times New Roman" w:hAnsi="Times New Roman" w:cs="Times New Roman"/>
        </w:rPr>
        <w:t>[1</w:t>
      </w:r>
      <w:r w:rsidR="237338E9" w:rsidRPr="3ABCC0A8">
        <w:rPr>
          <w:rFonts w:ascii="Times New Roman" w:hAnsi="Times New Roman" w:cs="Times New Roman"/>
        </w:rPr>
        <w:t>8</w:t>
      </w:r>
      <w:r w:rsidR="6C0FB113" w:rsidRPr="3ABCC0A8">
        <w:rPr>
          <w:rFonts w:ascii="Times New Roman" w:hAnsi="Times New Roman" w:cs="Times New Roman"/>
        </w:rPr>
        <w:t>]</w:t>
      </w:r>
      <w:r w:rsidR="11020FD1" w:rsidRPr="3ABCC0A8">
        <w:rPr>
          <w:rFonts w:ascii="Times New Roman" w:hAnsi="Times New Roman" w:cs="Times New Roman"/>
        </w:rPr>
        <w:t xml:space="preserve"> International Organization for Standardization. (2020). Codes for the representation of names of countries and their subdivisions (ISO Standard No. 3166-1:2020).</w:t>
      </w:r>
    </w:p>
    <w:p w14:paraId="591405A5" w14:textId="64F7A893" w:rsidR="1FBC6CBF" w:rsidRDefault="34F2CAB4" w:rsidP="2E35BDDB">
      <w:pPr>
        <w:rPr>
          <w:rFonts w:ascii="Times New Roman" w:hAnsi="Times New Roman" w:cs="Times New Roman"/>
        </w:rPr>
      </w:pPr>
      <w:r w:rsidRPr="3ABCC0A8">
        <w:rPr>
          <w:rFonts w:ascii="Times New Roman" w:hAnsi="Times New Roman" w:cs="Times New Roman"/>
        </w:rPr>
        <w:t>[1</w:t>
      </w:r>
      <w:r w:rsidR="0B44E8D9" w:rsidRPr="3ABCC0A8">
        <w:rPr>
          <w:rFonts w:ascii="Times New Roman" w:hAnsi="Times New Roman" w:cs="Times New Roman"/>
        </w:rPr>
        <w:t>9</w:t>
      </w:r>
      <w:r w:rsidRPr="3ABCC0A8">
        <w:rPr>
          <w:rFonts w:ascii="Times New Roman" w:hAnsi="Times New Roman" w:cs="Times New Roman"/>
        </w:rPr>
        <w:t>]</w:t>
      </w:r>
      <w:r w:rsidR="3D74A2AC" w:rsidRPr="3ABCC0A8">
        <w:rPr>
          <w:rFonts w:ascii="Times New Roman" w:hAnsi="Times New Roman" w:cs="Times New Roman"/>
        </w:rPr>
        <w:t xml:space="preserve"> Global Burden of Disease Collaborative Network. Global Burden of Disease Study 2021 (GBD 2021) Results. Seattle, United States: Institute for Health Metrics and Evaluation (IHME), 2022. Available from https://vizhub.healthdata.org/gbd-results/.</w:t>
      </w:r>
    </w:p>
    <w:p w14:paraId="7704572B" w14:textId="298C7FFB" w:rsidR="12B74812" w:rsidRDefault="4A1510A4" w:rsidP="5E1A3B85">
      <w:pPr>
        <w:rPr>
          <w:rFonts w:ascii="Times New Roman" w:hAnsi="Times New Roman" w:cs="Times New Roman"/>
        </w:rPr>
      </w:pPr>
      <w:r w:rsidRPr="3ABCC0A8">
        <w:rPr>
          <w:rFonts w:ascii="Times New Roman" w:hAnsi="Times New Roman" w:cs="Times New Roman"/>
        </w:rPr>
        <w:t>[</w:t>
      </w:r>
      <w:r w:rsidR="150AC3A4" w:rsidRPr="3ABCC0A8">
        <w:rPr>
          <w:rFonts w:ascii="Times New Roman" w:hAnsi="Times New Roman" w:cs="Times New Roman"/>
        </w:rPr>
        <w:t>20</w:t>
      </w:r>
      <w:r w:rsidRPr="3ABCC0A8">
        <w:rPr>
          <w:rFonts w:ascii="Times New Roman" w:hAnsi="Times New Roman" w:cs="Times New Roman"/>
        </w:rPr>
        <w:t>]</w:t>
      </w:r>
      <w:r w:rsidR="3735B020" w:rsidRPr="3ABCC0A8">
        <w:rPr>
          <w:rFonts w:ascii="Times New Roman" w:hAnsi="Times New Roman" w:cs="Times New Roman"/>
        </w:rPr>
        <w:t xml:space="preserve"> The World Bank. Population, total [accessed 10 Jan 2025]. Available from: </w:t>
      </w:r>
      <w:r w:rsidR="2E529D83" w:rsidRPr="3ABCC0A8">
        <w:rPr>
          <w:rFonts w:ascii="Times New Roman" w:hAnsi="Times New Roman" w:cs="Times New Roman"/>
        </w:rPr>
        <w:t>https://data.worldbank.org/indicator/SP.POP.TOTL.</w:t>
      </w:r>
    </w:p>
    <w:p w14:paraId="72F3FDA8" w14:textId="5F643839" w:rsidR="12B74812" w:rsidRDefault="4A1510A4" w:rsidP="5E1A3B85">
      <w:pPr>
        <w:rPr>
          <w:rFonts w:ascii="Times New Roman" w:hAnsi="Times New Roman" w:cs="Times New Roman"/>
        </w:rPr>
      </w:pPr>
      <w:r w:rsidRPr="3ABCC0A8">
        <w:rPr>
          <w:rFonts w:ascii="Times New Roman" w:hAnsi="Times New Roman" w:cs="Times New Roman"/>
        </w:rPr>
        <w:t>[</w:t>
      </w:r>
      <w:r w:rsidR="1C2273C0" w:rsidRPr="3ABCC0A8">
        <w:rPr>
          <w:rFonts w:ascii="Times New Roman" w:hAnsi="Times New Roman" w:cs="Times New Roman"/>
        </w:rPr>
        <w:t>2</w:t>
      </w:r>
      <w:r w:rsidR="2B52770A" w:rsidRPr="3ABCC0A8">
        <w:rPr>
          <w:rFonts w:ascii="Times New Roman" w:hAnsi="Times New Roman" w:cs="Times New Roman"/>
        </w:rPr>
        <w:t>1</w:t>
      </w:r>
      <w:r w:rsidRPr="3ABCC0A8">
        <w:rPr>
          <w:rFonts w:ascii="Times New Roman" w:hAnsi="Times New Roman" w:cs="Times New Roman"/>
        </w:rPr>
        <w:t>]</w:t>
      </w:r>
      <w:r w:rsidR="3AC1EC8A" w:rsidRPr="3ABCC0A8">
        <w:rPr>
          <w:rFonts w:ascii="Times New Roman" w:hAnsi="Times New Roman" w:cs="Times New Roman"/>
        </w:rPr>
        <w:t xml:space="preserve"> The World Bank. Country Classification [cited 5 Nov 2024]. Available</w:t>
      </w:r>
      <w:r w:rsidR="77C3974E" w:rsidRPr="3ABCC0A8">
        <w:rPr>
          <w:rFonts w:ascii="Times New Roman" w:hAnsi="Times New Roman" w:cs="Times New Roman"/>
        </w:rPr>
        <w:t xml:space="preserve"> from</w:t>
      </w:r>
      <w:r w:rsidR="3AC1EC8A" w:rsidRPr="3ABCC0A8">
        <w:rPr>
          <w:rFonts w:ascii="Times New Roman" w:hAnsi="Times New Roman" w:cs="Times New Roman"/>
        </w:rPr>
        <w:t xml:space="preserve">: </w:t>
      </w:r>
      <w:r w:rsidR="32C03FC9" w:rsidRPr="3ABCC0A8">
        <w:rPr>
          <w:rFonts w:ascii="Times New Roman" w:hAnsi="Times New Roman" w:cs="Times New Roman"/>
        </w:rPr>
        <w:t>https://datahelpdesk.worldbank.org/knowledgebase/articles/906519-world-bank-country-and-lending-groups.</w:t>
      </w:r>
    </w:p>
    <w:p w14:paraId="5B10ABB2" w14:textId="6FA57067" w:rsidR="12B74812" w:rsidRDefault="7E927C75" w:rsidP="5E1A3B85">
      <w:pPr>
        <w:rPr>
          <w:rFonts w:ascii="Times New Roman" w:hAnsi="Times New Roman" w:cs="Times New Roman"/>
        </w:rPr>
      </w:pPr>
      <w:r w:rsidRPr="3ABCC0A8">
        <w:rPr>
          <w:rFonts w:ascii="Times New Roman" w:hAnsi="Times New Roman" w:cs="Times New Roman"/>
        </w:rPr>
        <w:t>[</w:t>
      </w:r>
      <w:r w:rsidR="68609D08" w:rsidRPr="3ABCC0A8">
        <w:rPr>
          <w:rFonts w:ascii="Times New Roman" w:hAnsi="Times New Roman" w:cs="Times New Roman"/>
        </w:rPr>
        <w:t>2</w:t>
      </w:r>
      <w:r w:rsidR="16467055" w:rsidRPr="3ABCC0A8">
        <w:rPr>
          <w:rFonts w:ascii="Times New Roman" w:hAnsi="Times New Roman" w:cs="Times New Roman"/>
        </w:rPr>
        <w:t>2</w:t>
      </w:r>
      <w:r w:rsidRPr="3ABCC0A8">
        <w:rPr>
          <w:rFonts w:ascii="Times New Roman" w:hAnsi="Times New Roman" w:cs="Times New Roman"/>
        </w:rPr>
        <w:t>]</w:t>
      </w:r>
      <w:r w:rsidR="4C889FF3" w:rsidRPr="3ABCC0A8">
        <w:rPr>
          <w:rFonts w:ascii="Times New Roman" w:hAnsi="Times New Roman" w:cs="Times New Roman"/>
        </w:rPr>
        <w:t xml:space="preserve"> Peploe </w:t>
      </w:r>
      <w:r w:rsidR="493FF7E1" w:rsidRPr="3ABCC0A8">
        <w:rPr>
          <w:rFonts w:ascii="Times New Roman" w:hAnsi="Times New Roman" w:cs="Times New Roman"/>
        </w:rPr>
        <w:t>R</w:t>
      </w:r>
      <w:r w:rsidR="6FD3A035" w:rsidRPr="3ABCC0A8">
        <w:rPr>
          <w:rFonts w:ascii="Times New Roman" w:hAnsi="Times New Roman" w:cs="Times New Roman"/>
        </w:rPr>
        <w:t>.</w:t>
      </w:r>
      <w:r w:rsidR="4C889FF3" w:rsidRPr="3ABCC0A8">
        <w:rPr>
          <w:rFonts w:ascii="Times New Roman" w:hAnsi="Times New Roman" w:cs="Times New Roman"/>
        </w:rPr>
        <w:t xml:space="preserve"> </w:t>
      </w:r>
      <w:proofErr w:type="spellStart"/>
      <w:r w:rsidR="3BB9BEE4" w:rsidRPr="3ABCC0A8">
        <w:rPr>
          <w:rFonts w:ascii="Times New Roman" w:hAnsi="Times New Roman" w:cs="Times New Roman"/>
        </w:rPr>
        <w:t>w</w:t>
      </w:r>
      <w:r w:rsidR="4C889FF3" w:rsidRPr="3ABCC0A8">
        <w:rPr>
          <w:rFonts w:ascii="Times New Roman" w:hAnsi="Times New Roman" w:cs="Times New Roman"/>
        </w:rPr>
        <w:t>orlddatr</w:t>
      </w:r>
      <w:proofErr w:type="spellEnd"/>
      <w:r w:rsidR="3364226B" w:rsidRPr="3ABCC0A8">
        <w:rPr>
          <w:rFonts w:ascii="Times New Roman" w:hAnsi="Times New Roman" w:cs="Times New Roman"/>
        </w:rPr>
        <w:t>.</w:t>
      </w:r>
      <w:r w:rsidR="4C889FF3" w:rsidRPr="3ABCC0A8">
        <w:rPr>
          <w:rFonts w:ascii="Times New Roman" w:hAnsi="Times New Roman" w:cs="Times New Roman"/>
        </w:rPr>
        <w:t xml:space="preserve"> Infectious Disease Data Observatory, University of Oxford</w:t>
      </w:r>
      <w:r w:rsidR="5C11253A" w:rsidRPr="3ABCC0A8">
        <w:rPr>
          <w:rFonts w:ascii="Times New Roman" w:hAnsi="Times New Roman" w:cs="Times New Roman"/>
        </w:rPr>
        <w:t>, Oxford, UK</w:t>
      </w:r>
      <w:r w:rsidR="4C889FF3" w:rsidRPr="3ABCC0A8">
        <w:rPr>
          <w:rFonts w:ascii="Times New Roman" w:hAnsi="Times New Roman" w:cs="Times New Roman"/>
        </w:rPr>
        <w:t>. Package version: 1.</w:t>
      </w:r>
      <w:r w:rsidR="58B15477" w:rsidRPr="3ABCC0A8">
        <w:rPr>
          <w:rFonts w:ascii="Times New Roman" w:hAnsi="Times New Roman" w:cs="Times New Roman"/>
        </w:rPr>
        <w:t>4.1</w:t>
      </w:r>
      <w:r w:rsidR="4C889FF3" w:rsidRPr="3ABCC0A8">
        <w:rPr>
          <w:rFonts w:ascii="Times New Roman" w:hAnsi="Times New Roman" w:cs="Times New Roman"/>
        </w:rPr>
        <w:t>. Available</w:t>
      </w:r>
      <w:r w:rsidR="47EE1047" w:rsidRPr="3ABCC0A8">
        <w:rPr>
          <w:rFonts w:ascii="Times New Roman" w:hAnsi="Times New Roman" w:cs="Times New Roman"/>
        </w:rPr>
        <w:t xml:space="preserve"> from</w:t>
      </w:r>
      <w:r w:rsidR="4C889FF3" w:rsidRPr="3ABCC0A8">
        <w:rPr>
          <w:rFonts w:ascii="Times New Roman" w:hAnsi="Times New Roman" w:cs="Times New Roman"/>
        </w:rPr>
        <w:t>:</w:t>
      </w:r>
      <w:r w:rsidR="0C58B2CF" w:rsidRPr="3ABCC0A8">
        <w:rPr>
          <w:rFonts w:ascii="Times New Roman" w:hAnsi="Times New Roman" w:cs="Times New Roman"/>
        </w:rPr>
        <w:t xml:space="preserve"> https://github.com/Infectious-Diseases-Data-Observatory/worlddatr</w:t>
      </w:r>
      <w:r w:rsidR="12EFD7A7" w:rsidRPr="3ABCC0A8">
        <w:rPr>
          <w:rFonts w:ascii="Times New Roman" w:hAnsi="Times New Roman" w:cs="Times New Roman"/>
        </w:rPr>
        <w:t>.</w:t>
      </w:r>
    </w:p>
    <w:p w14:paraId="211CD236" w14:textId="52FE0DDA" w:rsidR="12B74812" w:rsidRDefault="7E927C75" w:rsidP="12B74812">
      <w:pPr>
        <w:rPr>
          <w:rFonts w:ascii="Times New Roman" w:hAnsi="Times New Roman" w:cs="Times New Roman"/>
        </w:rPr>
      </w:pPr>
      <w:r w:rsidRPr="3ABCC0A8">
        <w:rPr>
          <w:rFonts w:ascii="Times New Roman" w:hAnsi="Times New Roman" w:cs="Times New Roman"/>
        </w:rPr>
        <w:t>[</w:t>
      </w:r>
      <w:r w:rsidR="283A5EFA" w:rsidRPr="3ABCC0A8">
        <w:rPr>
          <w:rFonts w:ascii="Times New Roman" w:hAnsi="Times New Roman" w:cs="Times New Roman"/>
        </w:rPr>
        <w:t>2</w:t>
      </w:r>
      <w:r w:rsidR="67AFCC8C" w:rsidRPr="3ABCC0A8">
        <w:rPr>
          <w:rFonts w:ascii="Times New Roman" w:hAnsi="Times New Roman" w:cs="Times New Roman"/>
        </w:rPr>
        <w:t>3</w:t>
      </w:r>
      <w:r w:rsidRPr="3ABCC0A8">
        <w:rPr>
          <w:rFonts w:ascii="Times New Roman" w:hAnsi="Times New Roman" w:cs="Times New Roman"/>
        </w:rPr>
        <w:t>]</w:t>
      </w:r>
      <w:r w:rsidR="00448295" w:rsidRPr="3ABCC0A8">
        <w:rPr>
          <w:rFonts w:ascii="Times New Roman" w:hAnsi="Times New Roman" w:cs="Times New Roman"/>
        </w:rPr>
        <w:t xml:space="preserve"> World Health Organization. Countries [accessed </w:t>
      </w:r>
      <w:r w:rsidR="1C3FF0EA" w:rsidRPr="3ABCC0A8">
        <w:rPr>
          <w:rFonts w:ascii="Times New Roman" w:hAnsi="Times New Roman" w:cs="Times New Roman"/>
        </w:rPr>
        <w:t>10 July 2025]. Available from: https://www.who.int/countries</w:t>
      </w:r>
      <w:r w:rsidR="0DA85609" w:rsidRPr="3ABCC0A8">
        <w:rPr>
          <w:rFonts w:ascii="Times New Roman" w:hAnsi="Times New Roman" w:cs="Times New Roman"/>
        </w:rPr>
        <w:t>.</w:t>
      </w:r>
    </w:p>
    <w:p w14:paraId="3554A0ED" w14:textId="4E44BB96" w:rsidR="34F2CAB4" w:rsidRDefault="6A57747F" w:rsidP="5E1A3B85">
      <w:pPr>
        <w:rPr>
          <w:rFonts w:ascii="Times New Roman" w:hAnsi="Times New Roman" w:cs="Times New Roman"/>
        </w:rPr>
      </w:pPr>
      <w:r w:rsidRPr="3ABCC0A8">
        <w:rPr>
          <w:rFonts w:ascii="Times New Roman" w:hAnsi="Times New Roman" w:cs="Times New Roman"/>
        </w:rPr>
        <w:t>[</w:t>
      </w:r>
      <w:r w:rsidR="409A4B1A" w:rsidRPr="3ABCC0A8">
        <w:rPr>
          <w:rFonts w:ascii="Times New Roman" w:hAnsi="Times New Roman" w:cs="Times New Roman"/>
        </w:rPr>
        <w:t>2</w:t>
      </w:r>
      <w:r w:rsidR="3AD1EB8E" w:rsidRPr="3ABCC0A8">
        <w:rPr>
          <w:rFonts w:ascii="Times New Roman" w:hAnsi="Times New Roman" w:cs="Times New Roman"/>
        </w:rPr>
        <w:t>4</w:t>
      </w:r>
      <w:r w:rsidRPr="3ABCC0A8">
        <w:rPr>
          <w:rFonts w:ascii="Times New Roman" w:hAnsi="Times New Roman" w:cs="Times New Roman"/>
        </w:rPr>
        <w:t>]</w:t>
      </w:r>
      <w:r w:rsidR="658A5D15" w:rsidRPr="3ABCC0A8">
        <w:rPr>
          <w:rFonts w:ascii="Times New Roman" w:hAnsi="Times New Roman" w:cs="Times New Roman"/>
        </w:rPr>
        <w:t xml:space="preserve"> UN Statistics Division. Standard country or area codes for statistical use (M49). Available from: https://unstats.un.org/unsd/methodology/m49</w:t>
      </w:r>
      <w:r w:rsidR="248A03CC" w:rsidRPr="3ABCC0A8">
        <w:rPr>
          <w:rFonts w:ascii="Times New Roman" w:hAnsi="Times New Roman" w:cs="Times New Roman"/>
        </w:rPr>
        <w:t>.</w:t>
      </w:r>
    </w:p>
    <w:p w14:paraId="7712999D" w14:textId="7501F98C" w:rsidR="7365421D" w:rsidRDefault="7365421D" w:rsidP="25D893A2">
      <w:pPr>
        <w:rPr>
          <w:rFonts w:ascii="Times New Roman" w:hAnsi="Times New Roman" w:cs="Times New Roman"/>
        </w:rPr>
      </w:pPr>
      <w:r w:rsidRPr="3ABCC0A8">
        <w:rPr>
          <w:rFonts w:ascii="Times New Roman" w:hAnsi="Times New Roman" w:cs="Times New Roman"/>
        </w:rPr>
        <w:t>[</w:t>
      </w:r>
      <w:r w:rsidR="64F66DC9" w:rsidRPr="3ABCC0A8">
        <w:rPr>
          <w:rFonts w:ascii="Times New Roman" w:hAnsi="Times New Roman" w:cs="Times New Roman"/>
        </w:rPr>
        <w:t>2</w:t>
      </w:r>
      <w:r w:rsidR="24DE57D4" w:rsidRPr="3ABCC0A8">
        <w:rPr>
          <w:rFonts w:ascii="Times New Roman" w:hAnsi="Times New Roman" w:cs="Times New Roman"/>
        </w:rPr>
        <w:t>5</w:t>
      </w:r>
      <w:r w:rsidRPr="3ABCC0A8">
        <w:rPr>
          <w:rFonts w:ascii="Times New Roman" w:hAnsi="Times New Roman" w:cs="Times New Roman"/>
        </w:rPr>
        <w:t>]</w:t>
      </w:r>
      <w:r w:rsidR="01E6FCEA" w:rsidRPr="3ABCC0A8">
        <w:rPr>
          <w:rFonts w:ascii="Times New Roman" w:hAnsi="Times New Roman" w:cs="Times New Roman"/>
        </w:rPr>
        <w:t xml:space="preserve"> R Core Team. R: A language and environment for statistical computing. Vienna, Austria; 2021. Available</w:t>
      </w:r>
      <w:r w:rsidR="742F61DF" w:rsidRPr="3ABCC0A8">
        <w:rPr>
          <w:rFonts w:ascii="Times New Roman" w:hAnsi="Times New Roman" w:cs="Times New Roman"/>
        </w:rPr>
        <w:t xml:space="preserve"> from</w:t>
      </w:r>
      <w:r w:rsidR="01E6FCEA" w:rsidRPr="3ABCC0A8">
        <w:rPr>
          <w:rFonts w:ascii="Times New Roman" w:hAnsi="Times New Roman" w:cs="Times New Roman"/>
        </w:rPr>
        <w:t>: https://www.r-project.org/.</w:t>
      </w:r>
    </w:p>
    <w:p w14:paraId="57DCAAE8" w14:textId="5E19C3D1" w:rsidR="7365421D" w:rsidRDefault="7E411A4B" w:rsidP="5E1A3B85">
      <w:pPr>
        <w:rPr>
          <w:rFonts w:ascii="Times New Roman" w:hAnsi="Times New Roman" w:cs="Times New Roman"/>
        </w:rPr>
      </w:pPr>
      <w:r w:rsidRPr="54C4FC95">
        <w:rPr>
          <w:rFonts w:ascii="Times New Roman" w:hAnsi="Times New Roman" w:cs="Times New Roman"/>
        </w:rPr>
        <w:t>[</w:t>
      </w:r>
      <w:r w:rsidR="464B3A87" w:rsidRPr="54C4FC95">
        <w:rPr>
          <w:rFonts w:ascii="Times New Roman" w:hAnsi="Times New Roman" w:cs="Times New Roman"/>
        </w:rPr>
        <w:t>2</w:t>
      </w:r>
      <w:r w:rsidR="298AACE1" w:rsidRPr="54C4FC95">
        <w:rPr>
          <w:rFonts w:ascii="Times New Roman" w:hAnsi="Times New Roman" w:cs="Times New Roman"/>
        </w:rPr>
        <w:t>6</w:t>
      </w:r>
      <w:r w:rsidRPr="54C4FC95">
        <w:rPr>
          <w:rFonts w:ascii="Times New Roman" w:hAnsi="Times New Roman" w:cs="Times New Roman"/>
        </w:rPr>
        <w:t>]</w:t>
      </w:r>
      <w:r w:rsidR="1EBDFAB2" w:rsidRPr="54C4FC95">
        <w:rPr>
          <w:rFonts w:ascii="Times New Roman" w:hAnsi="Times New Roman" w:cs="Times New Roman"/>
        </w:rPr>
        <w:t xml:space="preserve"> Infectious Diseases Data Observatory. NTD ICTRP Landscape Review. University of Oxford, Oxford</w:t>
      </w:r>
      <w:r w:rsidR="1D5F57F7" w:rsidRPr="54C4FC95">
        <w:rPr>
          <w:rFonts w:ascii="Times New Roman" w:hAnsi="Times New Roman" w:cs="Times New Roman"/>
        </w:rPr>
        <w:t>, UK</w:t>
      </w:r>
      <w:r w:rsidR="1EBDFAB2" w:rsidRPr="54C4FC95">
        <w:rPr>
          <w:rFonts w:ascii="Times New Roman" w:hAnsi="Times New Roman" w:cs="Times New Roman"/>
        </w:rPr>
        <w:t>.</w:t>
      </w:r>
      <w:r w:rsidR="3B305292" w:rsidRPr="54C4FC95">
        <w:rPr>
          <w:rFonts w:ascii="Times New Roman" w:hAnsi="Times New Roman" w:cs="Times New Roman"/>
        </w:rPr>
        <w:t xml:space="preserve"> Available from: </w:t>
      </w:r>
      <w:r w:rsidR="02BD3326" w:rsidRPr="54C4FC95">
        <w:rPr>
          <w:rFonts w:ascii="Times New Roman" w:hAnsi="Times New Roman" w:cs="Times New Roman"/>
        </w:rPr>
        <w:t>https://github.com/Infectious-Diseases-Data-Observatory/NTD-ICTRP-Landscape-Review.</w:t>
      </w:r>
    </w:p>
    <w:p w14:paraId="12225F96" w14:textId="1FBDE19C" w:rsidR="5DB06F49" w:rsidRDefault="2A3510B0" w:rsidP="1295F46A">
      <w:r w:rsidRPr="54C4FC95">
        <w:rPr>
          <w:rFonts w:ascii="Times New Roman" w:hAnsi="Times New Roman" w:cs="Times New Roman"/>
        </w:rPr>
        <w:t>[2</w:t>
      </w:r>
      <w:r w:rsidR="1F26E40A" w:rsidRPr="54C4FC95">
        <w:rPr>
          <w:rFonts w:ascii="Times New Roman" w:hAnsi="Times New Roman" w:cs="Times New Roman"/>
        </w:rPr>
        <w:t>7</w:t>
      </w:r>
      <w:r w:rsidRPr="54C4FC95">
        <w:rPr>
          <w:rFonts w:ascii="Times New Roman" w:hAnsi="Times New Roman" w:cs="Times New Roman"/>
        </w:rPr>
        <w:t>] World Medical Association. World Medical Association Declaration of Helsinki: Ethical Principles for Medical Research Involving Human Subjects. JAMA. 2013;310(20):2191–2194. doi:10.1001/jama.2013.281053.</w:t>
      </w:r>
    </w:p>
    <w:p w14:paraId="1A3A1E5F" w14:textId="157A1079" w:rsidR="1B58BF94" w:rsidRDefault="1B58BF94">
      <w:r w:rsidRPr="54C4FC95">
        <w:rPr>
          <w:rFonts w:ascii="Times New Roman" w:hAnsi="Times New Roman" w:cs="Times New Roman"/>
        </w:rPr>
        <w:t>[</w:t>
      </w:r>
      <w:r w:rsidR="0C86FEBC" w:rsidRPr="54C4FC95">
        <w:rPr>
          <w:rFonts w:ascii="Times New Roman" w:hAnsi="Times New Roman" w:cs="Times New Roman"/>
        </w:rPr>
        <w:t>28</w:t>
      </w:r>
      <w:r w:rsidRPr="54C4FC95">
        <w:rPr>
          <w:rFonts w:ascii="Times New Roman" w:hAnsi="Times New Roman" w:cs="Times New Roman"/>
        </w:rPr>
        <w:t xml:space="preserve">] Molyneux DH, </w:t>
      </w:r>
      <w:proofErr w:type="spellStart"/>
      <w:r w:rsidRPr="54C4FC95">
        <w:rPr>
          <w:rFonts w:ascii="Times New Roman" w:hAnsi="Times New Roman" w:cs="Times New Roman"/>
        </w:rPr>
        <w:t>Asamoa</w:t>
      </w:r>
      <w:proofErr w:type="spellEnd"/>
      <w:r w:rsidRPr="54C4FC95">
        <w:rPr>
          <w:rFonts w:ascii="Times New Roman" w:hAnsi="Times New Roman" w:cs="Times New Roman"/>
        </w:rPr>
        <w:t xml:space="preserve">-Bah A, Fenwick A, </w:t>
      </w:r>
      <w:proofErr w:type="spellStart"/>
      <w:r w:rsidRPr="54C4FC95">
        <w:rPr>
          <w:rFonts w:ascii="Times New Roman" w:hAnsi="Times New Roman" w:cs="Times New Roman"/>
        </w:rPr>
        <w:t>Savioli</w:t>
      </w:r>
      <w:proofErr w:type="spellEnd"/>
      <w:r w:rsidRPr="54C4FC95">
        <w:rPr>
          <w:rFonts w:ascii="Times New Roman" w:hAnsi="Times New Roman" w:cs="Times New Roman"/>
        </w:rPr>
        <w:t xml:space="preserve"> L, </w:t>
      </w:r>
      <w:proofErr w:type="spellStart"/>
      <w:r w:rsidRPr="54C4FC95">
        <w:rPr>
          <w:rFonts w:ascii="Times New Roman" w:hAnsi="Times New Roman" w:cs="Times New Roman"/>
        </w:rPr>
        <w:t>Hotez</w:t>
      </w:r>
      <w:proofErr w:type="spellEnd"/>
      <w:r w:rsidRPr="54C4FC95">
        <w:rPr>
          <w:rFonts w:ascii="Times New Roman" w:hAnsi="Times New Roman" w:cs="Times New Roman"/>
        </w:rPr>
        <w:t xml:space="preserve"> P. The history of the neglected tropical disease movement. Trans R Soc Trop Med </w:t>
      </w:r>
      <w:proofErr w:type="spellStart"/>
      <w:r w:rsidRPr="54C4FC95">
        <w:rPr>
          <w:rFonts w:ascii="Times New Roman" w:hAnsi="Times New Roman" w:cs="Times New Roman"/>
        </w:rPr>
        <w:t>Hyg</w:t>
      </w:r>
      <w:proofErr w:type="spellEnd"/>
      <w:r w:rsidRPr="54C4FC95">
        <w:rPr>
          <w:rFonts w:ascii="Times New Roman" w:hAnsi="Times New Roman" w:cs="Times New Roman"/>
        </w:rPr>
        <w:t xml:space="preserve">. 2021 Jan 28;115(2):169-175. </w:t>
      </w:r>
      <w:proofErr w:type="spellStart"/>
      <w:r w:rsidRPr="54C4FC95">
        <w:rPr>
          <w:rFonts w:ascii="Times New Roman" w:hAnsi="Times New Roman" w:cs="Times New Roman"/>
        </w:rPr>
        <w:t>doi</w:t>
      </w:r>
      <w:proofErr w:type="spellEnd"/>
      <w:r w:rsidRPr="54C4FC95">
        <w:rPr>
          <w:rFonts w:ascii="Times New Roman" w:hAnsi="Times New Roman" w:cs="Times New Roman"/>
        </w:rPr>
        <w:t>: 10.1093/</w:t>
      </w:r>
      <w:proofErr w:type="spellStart"/>
      <w:r w:rsidRPr="54C4FC95">
        <w:rPr>
          <w:rFonts w:ascii="Times New Roman" w:hAnsi="Times New Roman" w:cs="Times New Roman"/>
        </w:rPr>
        <w:t>trstmh</w:t>
      </w:r>
      <w:proofErr w:type="spellEnd"/>
      <w:r w:rsidRPr="54C4FC95">
        <w:rPr>
          <w:rFonts w:ascii="Times New Roman" w:hAnsi="Times New Roman" w:cs="Times New Roman"/>
        </w:rPr>
        <w:t>/trab015.</w:t>
      </w:r>
    </w:p>
    <w:p w14:paraId="5ACB8FC6" w14:textId="0B7659FF" w:rsidR="7C5FDE64" w:rsidRDefault="5C7E805D" w:rsidP="12B74812">
      <w:pPr>
        <w:rPr>
          <w:rFonts w:ascii="Times New Roman" w:hAnsi="Times New Roman" w:cs="Times New Roman"/>
        </w:rPr>
      </w:pPr>
      <w:r w:rsidRPr="54C4FC95">
        <w:rPr>
          <w:rFonts w:ascii="Times New Roman" w:hAnsi="Times New Roman" w:cs="Times New Roman"/>
        </w:rPr>
        <w:t>[</w:t>
      </w:r>
      <w:r w:rsidR="2EFFD90F" w:rsidRPr="54C4FC95">
        <w:rPr>
          <w:rFonts w:ascii="Times New Roman" w:hAnsi="Times New Roman" w:cs="Times New Roman"/>
        </w:rPr>
        <w:t>2</w:t>
      </w:r>
      <w:r w:rsidR="32D5A850" w:rsidRPr="54C4FC95">
        <w:rPr>
          <w:rFonts w:ascii="Times New Roman" w:hAnsi="Times New Roman" w:cs="Times New Roman"/>
        </w:rPr>
        <w:t>9</w:t>
      </w:r>
      <w:r w:rsidRPr="54C4FC95">
        <w:rPr>
          <w:rFonts w:ascii="Times New Roman" w:hAnsi="Times New Roman" w:cs="Times New Roman"/>
        </w:rPr>
        <w:t>]</w:t>
      </w:r>
      <w:r w:rsidR="4B4F8015" w:rsidRPr="54C4FC95">
        <w:rPr>
          <w:rFonts w:ascii="Times New Roman" w:hAnsi="Times New Roman" w:cs="Times New Roman"/>
        </w:rPr>
        <w:t xml:space="preserve"> </w:t>
      </w:r>
      <w:proofErr w:type="spellStart"/>
      <w:r w:rsidR="4B4F8015" w:rsidRPr="54C4FC95">
        <w:rPr>
          <w:rFonts w:ascii="Times New Roman" w:hAnsi="Times New Roman" w:cs="Times New Roman"/>
        </w:rPr>
        <w:t>Rijal</w:t>
      </w:r>
      <w:proofErr w:type="spellEnd"/>
      <w:r w:rsidR="4B4F8015" w:rsidRPr="54C4FC95">
        <w:rPr>
          <w:rFonts w:ascii="Times New Roman" w:hAnsi="Times New Roman" w:cs="Times New Roman"/>
        </w:rPr>
        <w:t xml:space="preserve"> S, Sundar S, Mondal D, Das P, Alvar J, </w:t>
      </w:r>
      <w:proofErr w:type="spellStart"/>
      <w:r w:rsidR="4B4F8015" w:rsidRPr="54C4FC95">
        <w:rPr>
          <w:rFonts w:ascii="Times New Roman" w:hAnsi="Times New Roman" w:cs="Times New Roman"/>
        </w:rPr>
        <w:t>Boelaert</w:t>
      </w:r>
      <w:proofErr w:type="spellEnd"/>
      <w:r w:rsidR="4B4F8015" w:rsidRPr="54C4FC95">
        <w:rPr>
          <w:rFonts w:ascii="Times New Roman" w:hAnsi="Times New Roman" w:cs="Times New Roman"/>
        </w:rPr>
        <w:t xml:space="preserve"> M. Eliminating visceral leishmaniasis in South Asia: The road ahead. BMJ. 2019;</w:t>
      </w:r>
      <w:proofErr w:type="gramStart"/>
      <w:r w:rsidR="4B4F8015" w:rsidRPr="54C4FC95">
        <w:rPr>
          <w:rFonts w:ascii="Times New Roman" w:hAnsi="Times New Roman" w:cs="Times New Roman"/>
        </w:rPr>
        <w:t>364</w:t>
      </w:r>
      <w:r w:rsidR="513A840E" w:rsidRPr="54C4FC95">
        <w:rPr>
          <w:rFonts w:ascii="Times New Roman" w:hAnsi="Times New Roman" w:cs="Times New Roman"/>
        </w:rPr>
        <w:t>:k</w:t>
      </w:r>
      <w:proofErr w:type="gramEnd"/>
      <w:r w:rsidR="513A840E" w:rsidRPr="54C4FC95">
        <w:rPr>
          <w:rFonts w:ascii="Times New Roman" w:hAnsi="Times New Roman" w:cs="Times New Roman"/>
        </w:rPr>
        <w:t>5224</w:t>
      </w:r>
      <w:r w:rsidR="4B4F8015" w:rsidRPr="54C4FC95">
        <w:rPr>
          <w:rFonts w:ascii="Times New Roman" w:hAnsi="Times New Roman" w:cs="Times New Roman"/>
        </w:rPr>
        <w:t>. doi:10.1136/</w:t>
      </w:r>
      <w:proofErr w:type="gramStart"/>
      <w:r w:rsidR="4B4F8015" w:rsidRPr="54C4FC95">
        <w:rPr>
          <w:rFonts w:ascii="Times New Roman" w:hAnsi="Times New Roman" w:cs="Times New Roman"/>
        </w:rPr>
        <w:t>bmj.k</w:t>
      </w:r>
      <w:proofErr w:type="gramEnd"/>
      <w:r w:rsidR="4B4F8015" w:rsidRPr="54C4FC95">
        <w:rPr>
          <w:rFonts w:ascii="Times New Roman" w:hAnsi="Times New Roman" w:cs="Times New Roman"/>
        </w:rPr>
        <w:t>5224.</w:t>
      </w:r>
    </w:p>
    <w:p w14:paraId="053C9D88" w14:textId="716C93F1" w:rsidR="12B74812" w:rsidRDefault="4138D738" w:rsidP="1295F46A">
      <w:pPr>
        <w:rPr>
          <w:rFonts w:ascii="Times New Roman" w:hAnsi="Times New Roman" w:cs="Times New Roman"/>
        </w:rPr>
      </w:pPr>
      <w:r w:rsidRPr="54C4FC95">
        <w:rPr>
          <w:rFonts w:ascii="Times New Roman" w:hAnsi="Times New Roman" w:cs="Times New Roman"/>
        </w:rPr>
        <w:t>[</w:t>
      </w:r>
      <w:r w:rsidR="3F5320AB" w:rsidRPr="54C4FC95">
        <w:rPr>
          <w:rFonts w:ascii="Times New Roman" w:hAnsi="Times New Roman" w:cs="Times New Roman"/>
        </w:rPr>
        <w:t>30</w:t>
      </w:r>
      <w:r w:rsidRPr="54C4FC95">
        <w:rPr>
          <w:rFonts w:ascii="Times New Roman" w:hAnsi="Times New Roman" w:cs="Times New Roman"/>
        </w:rPr>
        <w:t>]</w:t>
      </w:r>
      <w:r w:rsidR="69A48CE1" w:rsidRPr="54C4FC95">
        <w:rPr>
          <w:rFonts w:ascii="Times New Roman" w:hAnsi="Times New Roman" w:cs="Times New Roman"/>
        </w:rPr>
        <w:t xml:space="preserve"> </w:t>
      </w:r>
      <w:r w:rsidR="63C30326" w:rsidRPr="54C4FC95">
        <w:rPr>
          <w:rFonts w:ascii="Times New Roman" w:hAnsi="Times New Roman" w:cs="Times New Roman"/>
        </w:rPr>
        <w:t>World Health Organization. Regional Strategic Framework for accelerating and sustaining elimination of kala-azar in the South-East Asia Region: 2022</w:t>
      </w:r>
      <w:r w:rsidR="355D16BE" w:rsidRPr="54C4FC95">
        <w:rPr>
          <w:rFonts w:ascii="Times New Roman" w:hAnsi="Times New Roman" w:cs="Times New Roman"/>
        </w:rPr>
        <w:t>-2026. New Delhi: World Health Organization, Regional Office for South-East Asia; 2022.</w:t>
      </w:r>
    </w:p>
    <w:p w14:paraId="224F1755" w14:textId="738BC724" w:rsidR="12B74812" w:rsidRDefault="5703A6B3" w:rsidP="5E1A3B85">
      <w:r w:rsidRPr="54C4FC95">
        <w:rPr>
          <w:rFonts w:ascii="Times New Roman" w:hAnsi="Times New Roman" w:cs="Times New Roman"/>
        </w:rPr>
        <w:t>[</w:t>
      </w:r>
      <w:r w:rsidR="7706D683" w:rsidRPr="54C4FC95">
        <w:rPr>
          <w:rFonts w:ascii="Times New Roman" w:hAnsi="Times New Roman" w:cs="Times New Roman"/>
        </w:rPr>
        <w:t>3</w:t>
      </w:r>
      <w:r w:rsidR="69D4D525" w:rsidRPr="54C4FC95">
        <w:rPr>
          <w:rFonts w:ascii="Times New Roman" w:hAnsi="Times New Roman" w:cs="Times New Roman"/>
        </w:rPr>
        <w:t>1</w:t>
      </w:r>
      <w:r w:rsidRPr="54C4FC95">
        <w:rPr>
          <w:rFonts w:ascii="Times New Roman" w:hAnsi="Times New Roman" w:cs="Times New Roman"/>
        </w:rPr>
        <w:t xml:space="preserve">] Singh OP, </w:t>
      </w:r>
      <w:proofErr w:type="spellStart"/>
      <w:r w:rsidRPr="54C4FC95">
        <w:rPr>
          <w:rFonts w:ascii="Times New Roman" w:hAnsi="Times New Roman" w:cs="Times New Roman"/>
        </w:rPr>
        <w:t>Hasker</w:t>
      </w:r>
      <w:proofErr w:type="spellEnd"/>
      <w:r w:rsidRPr="54C4FC95">
        <w:rPr>
          <w:rFonts w:ascii="Times New Roman" w:hAnsi="Times New Roman" w:cs="Times New Roman"/>
        </w:rPr>
        <w:t xml:space="preserve"> E, </w:t>
      </w:r>
      <w:proofErr w:type="spellStart"/>
      <w:r w:rsidRPr="54C4FC95">
        <w:rPr>
          <w:rFonts w:ascii="Times New Roman" w:hAnsi="Times New Roman" w:cs="Times New Roman"/>
        </w:rPr>
        <w:t>Boelaert</w:t>
      </w:r>
      <w:proofErr w:type="spellEnd"/>
      <w:r w:rsidRPr="54C4FC95">
        <w:rPr>
          <w:rFonts w:ascii="Times New Roman" w:hAnsi="Times New Roman" w:cs="Times New Roman"/>
        </w:rPr>
        <w:t xml:space="preserve"> M, Sundar S. Elimination of visceral leishmaniasis on the Indian subcontinent. Lancet Infect Dis. 2016;16(12</w:t>
      </w:r>
      <w:proofErr w:type="gramStart"/>
      <w:r w:rsidRPr="54C4FC95">
        <w:rPr>
          <w:rFonts w:ascii="Times New Roman" w:hAnsi="Times New Roman" w:cs="Times New Roman"/>
        </w:rPr>
        <w:t>):e</w:t>
      </w:r>
      <w:proofErr w:type="gramEnd"/>
      <w:r w:rsidRPr="54C4FC95">
        <w:rPr>
          <w:rFonts w:ascii="Times New Roman" w:hAnsi="Times New Roman" w:cs="Times New Roman"/>
        </w:rPr>
        <w:t>304-e309. doi:10.1016/S1473-3099(16)30140-2</w:t>
      </w:r>
    </w:p>
    <w:p w14:paraId="123FA1CA" w14:textId="37C763FD" w:rsidR="12B74812" w:rsidRDefault="5CA5D6DC" w:rsidP="5E1A3B85">
      <w:pPr>
        <w:rPr>
          <w:rFonts w:ascii="Times New Roman" w:hAnsi="Times New Roman" w:cs="Times New Roman"/>
        </w:rPr>
      </w:pPr>
      <w:r w:rsidRPr="54C4FC95">
        <w:rPr>
          <w:rFonts w:ascii="Times New Roman" w:hAnsi="Times New Roman" w:cs="Times New Roman"/>
        </w:rPr>
        <w:t>[</w:t>
      </w:r>
      <w:r w:rsidR="351EA662" w:rsidRPr="54C4FC95">
        <w:rPr>
          <w:rFonts w:ascii="Times New Roman" w:hAnsi="Times New Roman" w:cs="Times New Roman"/>
        </w:rPr>
        <w:t>3</w:t>
      </w:r>
      <w:r w:rsidR="71816E6E" w:rsidRPr="54C4FC95">
        <w:rPr>
          <w:rFonts w:ascii="Times New Roman" w:hAnsi="Times New Roman" w:cs="Times New Roman"/>
        </w:rPr>
        <w:t>2</w:t>
      </w:r>
      <w:r w:rsidRPr="54C4FC95">
        <w:rPr>
          <w:rFonts w:ascii="Times New Roman" w:hAnsi="Times New Roman" w:cs="Times New Roman"/>
        </w:rPr>
        <w:t xml:space="preserve">] </w:t>
      </w:r>
      <w:r w:rsidR="77630566" w:rsidRPr="54C4FC95">
        <w:rPr>
          <w:rFonts w:ascii="Times New Roman" w:hAnsi="Times New Roman" w:cs="Times New Roman"/>
        </w:rPr>
        <w:t>World Health Organization. Strategic framework for the elimination of visceral leishmaniasis as a public health problem in eastern Africa 2023–2030. Geneva: World Health Organization; 2024.</w:t>
      </w:r>
    </w:p>
    <w:p w14:paraId="7A90683D" w14:textId="5D91811D" w:rsidR="12B74812" w:rsidRPr="00996DE0" w:rsidRDefault="6204B007" w:rsidP="5E1A3B85">
      <w:r w:rsidRPr="54C4FC95">
        <w:rPr>
          <w:rFonts w:ascii="Times New Roman" w:hAnsi="Times New Roman" w:cs="Times New Roman"/>
        </w:rPr>
        <w:lastRenderedPageBreak/>
        <w:t>[</w:t>
      </w:r>
      <w:r w:rsidR="5E78ADD1" w:rsidRPr="54C4FC95">
        <w:rPr>
          <w:rFonts w:ascii="Times New Roman" w:hAnsi="Times New Roman" w:cs="Times New Roman"/>
        </w:rPr>
        <w:t>3</w:t>
      </w:r>
      <w:r w:rsidR="5CB30AF5" w:rsidRPr="54C4FC95">
        <w:rPr>
          <w:rFonts w:ascii="Times New Roman" w:hAnsi="Times New Roman" w:cs="Times New Roman"/>
        </w:rPr>
        <w:t>3</w:t>
      </w:r>
      <w:r w:rsidRPr="54C4FC95">
        <w:rPr>
          <w:rFonts w:ascii="Times New Roman" w:hAnsi="Times New Roman" w:cs="Times New Roman"/>
        </w:rPr>
        <w:t>]</w:t>
      </w:r>
      <w:r w:rsidR="73987A1C" w:rsidRPr="54C4FC95">
        <w:rPr>
          <w:rFonts w:ascii="Times New Roman" w:hAnsi="Times New Roman" w:cs="Times New Roman"/>
        </w:rPr>
        <w:t xml:space="preserve"> World Health Organisation. African Nations unite to eliminate visceral leishmaniasis and boost cross-border collaboration for NTDs</w:t>
      </w:r>
      <w:r w:rsidR="248726F2" w:rsidRPr="54C4FC95">
        <w:rPr>
          <w:rFonts w:ascii="Times New Roman" w:hAnsi="Times New Roman" w:cs="Times New Roman"/>
        </w:rPr>
        <w:t xml:space="preserve">. 22 May 2025 [cited </w:t>
      </w:r>
      <w:r w:rsidR="75340B6D" w:rsidRPr="54C4FC95">
        <w:rPr>
          <w:rFonts w:ascii="Times New Roman" w:hAnsi="Times New Roman" w:cs="Times New Roman"/>
        </w:rPr>
        <w:t xml:space="preserve">11 July 2025]. </w:t>
      </w:r>
      <w:r w:rsidR="46BA47ED" w:rsidRPr="54C4FC95">
        <w:rPr>
          <w:rFonts w:ascii="Times New Roman" w:hAnsi="Times New Roman" w:cs="Times New Roman"/>
        </w:rPr>
        <w:t>Available from: https://www.who.int/news/item/22-05-2025-african-nations-unite-to-eliminate--visceral-leishmaniasis-and-boost-cross-border-collaboration</w:t>
      </w:r>
      <w:r w:rsidR="77360F11" w:rsidRPr="54C4FC95">
        <w:rPr>
          <w:rFonts w:ascii="Times New Roman" w:hAnsi="Times New Roman" w:cs="Times New Roman"/>
        </w:rPr>
        <w:t>.</w:t>
      </w:r>
    </w:p>
    <w:p w14:paraId="2E9D8ABB" w14:textId="6072AFB5" w:rsidR="00996DE0" w:rsidRPr="00996DE0" w:rsidRDefault="67FCCC6C" w:rsidP="074960AC">
      <w:r w:rsidRPr="54C4FC95">
        <w:rPr>
          <w:rFonts w:ascii="Times New Roman" w:hAnsi="Times New Roman" w:cs="Times New Roman"/>
        </w:rPr>
        <w:t>[</w:t>
      </w:r>
      <w:r w:rsidR="5FA1F8A7" w:rsidRPr="54C4FC95">
        <w:rPr>
          <w:rFonts w:ascii="Times New Roman" w:hAnsi="Times New Roman" w:cs="Times New Roman"/>
        </w:rPr>
        <w:t>3</w:t>
      </w:r>
      <w:r w:rsidR="0A29617A" w:rsidRPr="54C4FC95">
        <w:rPr>
          <w:rFonts w:ascii="Times New Roman" w:hAnsi="Times New Roman" w:cs="Times New Roman"/>
        </w:rPr>
        <w:t>4</w:t>
      </w:r>
      <w:r w:rsidRPr="54C4FC95">
        <w:rPr>
          <w:rFonts w:ascii="Times New Roman" w:hAnsi="Times New Roman" w:cs="Times New Roman"/>
        </w:rPr>
        <w:t xml:space="preserve">] OECD (2025), “Cuts in official development assistance: OECD projections for 2025 and the near term”, OECD Policy Briefs, No. 26, OECD Publishing, Paris, </w:t>
      </w:r>
      <w:r w:rsidR="614C027A" w:rsidRPr="54C4FC95">
        <w:rPr>
          <w:rFonts w:ascii="Times New Roman" w:hAnsi="Times New Roman" w:cs="Times New Roman"/>
        </w:rPr>
        <w:t>doi:</w:t>
      </w:r>
      <w:r w:rsidR="4DBAC94D" w:rsidRPr="54C4FC95">
        <w:rPr>
          <w:rFonts w:ascii="Times New Roman" w:hAnsi="Times New Roman" w:cs="Times New Roman"/>
        </w:rPr>
        <w:t>10.1787/8c530629</w:t>
      </w:r>
      <w:r w:rsidRPr="54C4FC95">
        <w:rPr>
          <w:rFonts w:ascii="Times New Roman" w:hAnsi="Times New Roman" w:cs="Times New Roman"/>
        </w:rPr>
        <w:t>.</w:t>
      </w:r>
    </w:p>
    <w:p w14:paraId="25E40B92" w14:textId="73CC0B50" w:rsidR="3D5D1ED6" w:rsidRDefault="3D5D1ED6" w:rsidP="54C4FC95">
      <w:pPr>
        <w:rPr>
          <w:rFonts w:ascii="Times New Roman" w:hAnsi="Times New Roman" w:cs="Times New Roman"/>
        </w:rPr>
      </w:pPr>
      <w:r w:rsidRPr="54C4FC95">
        <w:rPr>
          <w:rFonts w:ascii="Times New Roman" w:hAnsi="Times New Roman" w:cs="Times New Roman"/>
        </w:rPr>
        <w:t>[3</w:t>
      </w:r>
      <w:r w:rsidR="3E4A4FC9" w:rsidRPr="54C4FC95">
        <w:rPr>
          <w:rFonts w:ascii="Times New Roman" w:hAnsi="Times New Roman" w:cs="Times New Roman"/>
        </w:rPr>
        <w:t>5</w:t>
      </w:r>
      <w:r w:rsidRPr="54C4FC95">
        <w:rPr>
          <w:rFonts w:ascii="Times New Roman" w:hAnsi="Times New Roman" w:cs="Times New Roman"/>
        </w:rPr>
        <w:t>] World Health Organization. Soil-transmitted helminth infections. 18 Jan 2023 [cited 7 Apr 2025]. Available from: https://www.who.int/news-room/fact-sheets/detail/soil-transmitted-helminth-infections.</w:t>
      </w:r>
    </w:p>
    <w:p w14:paraId="1B249A97" w14:textId="461524EC" w:rsidR="3D5D1ED6" w:rsidRDefault="3D5D1ED6">
      <w:r w:rsidRPr="54C4FC95">
        <w:rPr>
          <w:rFonts w:ascii="Times New Roman" w:hAnsi="Times New Roman" w:cs="Times New Roman"/>
        </w:rPr>
        <w:t>[</w:t>
      </w:r>
      <w:r w:rsidR="2B55C7F4" w:rsidRPr="54C4FC95">
        <w:rPr>
          <w:rFonts w:ascii="Times New Roman" w:hAnsi="Times New Roman" w:cs="Times New Roman"/>
        </w:rPr>
        <w:t>36</w:t>
      </w:r>
      <w:r w:rsidRPr="54C4FC95">
        <w:rPr>
          <w:rFonts w:ascii="Times New Roman" w:hAnsi="Times New Roman" w:cs="Times New Roman"/>
        </w:rPr>
        <w:t xml:space="preserve">] </w:t>
      </w:r>
      <w:proofErr w:type="spellStart"/>
      <w:r w:rsidRPr="54C4FC95">
        <w:rPr>
          <w:rFonts w:ascii="Times New Roman" w:hAnsi="Times New Roman" w:cs="Times New Roman"/>
        </w:rPr>
        <w:t>Albonico</w:t>
      </w:r>
      <w:proofErr w:type="spellEnd"/>
      <w:r w:rsidRPr="54C4FC95">
        <w:rPr>
          <w:rFonts w:ascii="Times New Roman" w:hAnsi="Times New Roman" w:cs="Times New Roman"/>
        </w:rPr>
        <w:t xml:space="preserve"> M, Allen H, </w:t>
      </w:r>
      <w:proofErr w:type="spellStart"/>
      <w:r w:rsidRPr="54C4FC95">
        <w:rPr>
          <w:rFonts w:ascii="Times New Roman" w:hAnsi="Times New Roman" w:cs="Times New Roman"/>
        </w:rPr>
        <w:t>Chitsulo</w:t>
      </w:r>
      <w:proofErr w:type="spellEnd"/>
      <w:r w:rsidRPr="54C4FC95">
        <w:rPr>
          <w:rFonts w:ascii="Times New Roman" w:hAnsi="Times New Roman" w:cs="Times New Roman"/>
        </w:rPr>
        <w:t xml:space="preserve"> L, Engels D, </w:t>
      </w:r>
      <w:proofErr w:type="spellStart"/>
      <w:r w:rsidRPr="54C4FC95">
        <w:rPr>
          <w:rFonts w:ascii="Times New Roman" w:hAnsi="Times New Roman" w:cs="Times New Roman"/>
        </w:rPr>
        <w:t>Gabrielli</w:t>
      </w:r>
      <w:proofErr w:type="spellEnd"/>
      <w:r w:rsidRPr="54C4FC95">
        <w:rPr>
          <w:rFonts w:ascii="Times New Roman" w:hAnsi="Times New Roman" w:cs="Times New Roman"/>
        </w:rPr>
        <w:t xml:space="preserve"> AF, </w:t>
      </w:r>
      <w:proofErr w:type="spellStart"/>
      <w:r w:rsidRPr="54C4FC95">
        <w:rPr>
          <w:rFonts w:ascii="Times New Roman" w:hAnsi="Times New Roman" w:cs="Times New Roman"/>
        </w:rPr>
        <w:t>Savioli</w:t>
      </w:r>
      <w:proofErr w:type="spellEnd"/>
      <w:r w:rsidRPr="54C4FC95">
        <w:rPr>
          <w:rFonts w:ascii="Times New Roman" w:hAnsi="Times New Roman" w:cs="Times New Roman"/>
        </w:rPr>
        <w:t xml:space="preserve"> L. Controlling soil-transmitted helminthiasis in pre-school-age children through preventive chemotherapy. </w:t>
      </w:r>
      <w:proofErr w:type="spellStart"/>
      <w:r w:rsidRPr="54C4FC95">
        <w:rPr>
          <w:rFonts w:ascii="Times New Roman" w:hAnsi="Times New Roman" w:cs="Times New Roman"/>
        </w:rPr>
        <w:t>PLoS</w:t>
      </w:r>
      <w:proofErr w:type="spellEnd"/>
      <w:r w:rsidRPr="54C4FC95">
        <w:rPr>
          <w:rFonts w:ascii="Times New Roman" w:hAnsi="Times New Roman" w:cs="Times New Roman"/>
        </w:rPr>
        <w:t xml:space="preserve"> </w:t>
      </w:r>
      <w:proofErr w:type="spellStart"/>
      <w:r w:rsidRPr="54C4FC95">
        <w:rPr>
          <w:rFonts w:ascii="Times New Roman" w:hAnsi="Times New Roman" w:cs="Times New Roman"/>
        </w:rPr>
        <w:t>Negl</w:t>
      </w:r>
      <w:proofErr w:type="spellEnd"/>
      <w:r w:rsidRPr="54C4FC95">
        <w:rPr>
          <w:rFonts w:ascii="Times New Roman" w:hAnsi="Times New Roman" w:cs="Times New Roman"/>
        </w:rPr>
        <w:t xml:space="preserve"> Trop Dis. 2008;2(3</w:t>
      </w:r>
      <w:proofErr w:type="gramStart"/>
      <w:r w:rsidRPr="54C4FC95">
        <w:rPr>
          <w:rFonts w:ascii="Times New Roman" w:hAnsi="Times New Roman" w:cs="Times New Roman"/>
        </w:rPr>
        <w:t>):e</w:t>
      </w:r>
      <w:proofErr w:type="gramEnd"/>
      <w:r w:rsidRPr="54C4FC95">
        <w:rPr>
          <w:rFonts w:ascii="Times New Roman" w:hAnsi="Times New Roman" w:cs="Times New Roman"/>
        </w:rPr>
        <w:t xml:space="preserve">126. </w:t>
      </w:r>
      <w:proofErr w:type="gramStart"/>
      <w:r w:rsidRPr="54C4FC95">
        <w:rPr>
          <w:rFonts w:ascii="Times New Roman" w:hAnsi="Times New Roman" w:cs="Times New Roman"/>
        </w:rPr>
        <w:t>doi:10.1371/journal.pntd</w:t>
      </w:r>
      <w:proofErr w:type="gramEnd"/>
      <w:r w:rsidRPr="54C4FC95">
        <w:rPr>
          <w:rFonts w:ascii="Times New Roman" w:hAnsi="Times New Roman" w:cs="Times New Roman"/>
        </w:rPr>
        <w:t>.0000126.</w:t>
      </w:r>
    </w:p>
    <w:p w14:paraId="38877951" w14:textId="23EBF357" w:rsidR="09488A9B" w:rsidRDefault="09488A9B" w:rsidP="54C4FC95">
      <w:pPr>
        <w:rPr>
          <w:rFonts w:ascii="Times New Roman" w:hAnsi="Times New Roman" w:cs="Times New Roman"/>
        </w:rPr>
      </w:pPr>
      <w:r w:rsidRPr="54C4FC95">
        <w:rPr>
          <w:rFonts w:ascii="Times New Roman" w:hAnsi="Times New Roman" w:cs="Times New Roman"/>
        </w:rPr>
        <w:t>[37] World Health Organization. Schistosomiasis. 1 Feb 2023 [cited 6 Nov 2025]. Available from: https://www.who.int/news-room/fact-sheets/detail/schistosomiasis.</w:t>
      </w:r>
    </w:p>
    <w:p w14:paraId="21104222" w14:textId="34607F84" w:rsidR="12B74812" w:rsidRDefault="7FCDB9CE" w:rsidP="074960AC">
      <w:pPr>
        <w:rPr>
          <w:rFonts w:ascii="Times New Roman" w:hAnsi="Times New Roman" w:cs="Times New Roman"/>
        </w:rPr>
      </w:pPr>
      <w:r w:rsidRPr="54C4FC95">
        <w:rPr>
          <w:rFonts w:ascii="Times New Roman" w:hAnsi="Times New Roman" w:cs="Times New Roman"/>
          <w:lang w:val="es-419"/>
        </w:rPr>
        <w:t>[</w:t>
      </w:r>
      <w:r w:rsidR="206C60F1" w:rsidRPr="54C4FC95">
        <w:rPr>
          <w:rFonts w:ascii="Times New Roman" w:hAnsi="Times New Roman" w:cs="Times New Roman"/>
          <w:lang w:val="es-419"/>
        </w:rPr>
        <w:t>3</w:t>
      </w:r>
      <w:r w:rsidR="2E7EAAFC" w:rsidRPr="54C4FC95">
        <w:rPr>
          <w:rFonts w:ascii="Times New Roman" w:hAnsi="Times New Roman" w:cs="Times New Roman"/>
          <w:lang w:val="es-419"/>
        </w:rPr>
        <w:t>8</w:t>
      </w:r>
      <w:r w:rsidRPr="54C4FC95">
        <w:rPr>
          <w:rFonts w:ascii="Times New Roman" w:hAnsi="Times New Roman" w:cs="Times New Roman"/>
          <w:lang w:val="es-419"/>
        </w:rPr>
        <w:t>]</w:t>
      </w:r>
      <w:r w:rsidR="5285707B" w:rsidRPr="54C4FC95">
        <w:rPr>
          <w:rFonts w:ascii="Times New Roman" w:hAnsi="Times New Roman" w:cs="Times New Roman"/>
          <w:lang w:val="es-419"/>
        </w:rPr>
        <w:t xml:space="preserve"> Pérez-Molina JA, Molina I. Chagas </w:t>
      </w:r>
      <w:proofErr w:type="spellStart"/>
      <w:r w:rsidR="5285707B" w:rsidRPr="54C4FC95">
        <w:rPr>
          <w:rFonts w:ascii="Times New Roman" w:hAnsi="Times New Roman" w:cs="Times New Roman"/>
          <w:lang w:val="es-419"/>
        </w:rPr>
        <w:t>disease</w:t>
      </w:r>
      <w:proofErr w:type="spellEnd"/>
      <w:r w:rsidR="5285707B" w:rsidRPr="54C4FC95">
        <w:rPr>
          <w:rFonts w:ascii="Times New Roman" w:hAnsi="Times New Roman" w:cs="Times New Roman"/>
          <w:lang w:val="es-419"/>
        </w:rPr>
        <w:t xml:space="preserve">. </w:t>
      </w:r>
      <w:r w:rsidR="5285707B" w:rsidRPr="54C4FC95">
        <w:rPr>
          <w:rFonts w:ascii="Times New Roman" w:hAnsi="Times New Roman" w:cs="Times New Roman"/>
        </w:rPr>
        <w:t>Lancet. 2018;391(</w:t>
      </w:r>
      <w:r w:rsidR="5736A487" w:rsidRPr="54C4FC95">
        <w:rPr>
          <w:rFonts w:ascii="Times New Roman" w:hAnsi="Times New Roman" w:cs="Times New Roman"/>
        </w:rPr>
        <w:t>10115):8</w:t>
      </w:r>
      <w:r w:rsidR="5285707B" w:rsidRPr="54C4FC95">
        <w:rPr>
          <w:rFonts w:ascii="Times New Roman" w:hAnsi="Times New Roman" w:cs="Times New Roman"/>
        </w:rPr>
        <w:t>2-94. doi:10.1016/S0140-6736(17)31612-4.</w:t>
      </w:r>
    </w:p>
    <w:p w14:paraId="1CFA6465" w14:textId="749DC623" w:rsidR="12B74812" w:rsidRDefault="3D7A4CD8">
      <w:pPr>
        <w:rPr>
          <w:rFonts w:ascii="Times New Roman" w:hAnsi="Times New Roman" w:cs="Times New Roman"/>
        </w:rPr>
      </w:pPr>
      <w:r w:rsidRPr="54C4FC95">
        <w:rPr>
          <w:rFonts w:ascii="Times New Roman" w:hAnsi="Times New Roman" w:cs="Times New Roman"/>
        </w:rPr>
        <w:t>[</w:t>
      </w:r>
      <w:r w:rsidR="27D9ADC3" w:rsidRPr="54C4FC95">
        <w:rPr>
          <w:rFonts w:ascii="Times New Roman" w:hAnsi="Times New Roman" w:cs="Times New Roman"/>
        </w:rPr>
        <w:t>3</w:t>
      </w:r>
      <w:r w:rsidR="359D924E" w:rsidRPr="54C4FC95">
        <w:rPr>
          <w:rFonts w:ascii="Times New Roman" w:hAnsi="Times New Roman" w:cs="Times New Roman"/>
        </w:rPr>
        <w:t>9</w:t>
      </w:r>
      <w:r w:rsidRPr="54C4FC95">
        <w:rPr>
          <w:rFonts w:ascii="Times New Roman" w:hAnsi="Times New Roman" w:cs="Times New Roman"/>
        </w:rPr>
        <w:t>]</w:t>
      </w:r>
      <w:r w:rsidR="66E7F991" w:rsidRPr="54C4FC95">
        <w:rPr>
          <w:rFonts w:ascii="Times New Roman" w:hAnsi="Times New Roman" w:cs="Times New Roman"/>
        </w:rPr>
        <w:t xml:space="preserve"> </w:t>
      </w:r>
      <w:proofErr w:type="spellStart"/>
      <w:r w:rsidR="66E7F991" w:rsidRPr="54C4FC95">
        <w:rPr>
          <w:rFonts w:ascii="Times New Roman" w:hAnsi="Times New Roman" w:cs="Times New Roman"/>
        </w:rPr>
        <w:t>Lidani</w:t>
      </w:r>
      <w:proofErr w:type="spellEnd"/>
      <w:r w:rsidR="66E7F991" w:rsidRPr="54C4FC95">
        <w:rPr>
          <w:rFonts w:ascii="Times New Roman" w:hAnsi="Times New Roman" w:cs="Times New Roman"/>
        </w:rPr>
        <w:t xml:space="preserve"> KCF, Andrade FA, </w:t>
      </w:r>
      <w:proofErr w:type="spellStart"/>
      <w:r w:rsidR="66E7F991" w:rsidRPr="54C4FC95">
        <w:rPr>
          <w:rFonts w:ascii="Times New Roman" w:hAnsi="Times New Roman" w:cs="Times New Roman"/>
        </w:rPr>
        <w:t>Bavia</w:t>
      </w:r>
      <w:proofErr w:type="spellEnd"/>
      <w:r w:rsidR="66E7F991" w:rsidRPr="54C4FC95">
        <w:rPr>
          <w:rFonts w:ascii="Times New Roman" w:hAnsi="Times New Roman" w:cs="Times New Roman"/>
        </w:rPr>
        <w:t xml:space="preserve"> L, </w:t>
      </w:r>
      <w:proofErr w:type="spellStart"/>
      <w:r w:rsidR="66E7F991" w:rsidRPr="54C4FC95">
        <w:rPr>
          <w:rFonts w:ascii="Times New Roman" w:hAnsi="Times New Roman" w:cs="Times New Roman"/>
        </w:rPr>
        <w:t>Damasceno</w:t>
      </w:r>
      <w:proofErr w:type="spellEnd"/>
      <w:r w:rsidR="66E7F991" w:rsidRPr="54C4FC95">
        <w:rPr>
          <w:rFonts w:ascii="Times New Roman" w:hAnsi="Times New Roman" w:cs="Times New Roman"/>
        </w:rPr>
        <w:t xml:space="preserve"> FS, </w:t>
      </w:r>
      <w:proofErr w:type="spellStart"/>
      <w:r w:rsidR="66E7F991" w:rsidRPr="54C4FC95">
        <w:rPr>
          <w:rFonts w:ascii="Times New Roman" w:hAnsi="Times New Roman" w:cs="Times New Roman"/>
        </w:rPr>
        <w:t>Beltrame</w:t>
      </w:r>
      <w:proofErr w:type="spellEnd"/>
      <w:r w:rsidR="66E7F991" w:rsidRPr="54C4FC95">
        <w:rPr>
          <w:rFonts w:ascii="Times New Roman" w:hAnsi="Times New Roman" w:cs="Times New Roman"/>
        </w:rPr>
        <w:t xml:space="preserve"> MH, </w:t>
      </w:r>
      <w:proofErr w:type="spellStart"/>
      <w:r w:rsidR="66E7F991" w:rsidRPr="54C4FC95">
        <w:rPr>
          <w:rFonts w:ascii="Times New Roman" w:hAnsi="Times New Roman" w:cs="Times New Roman"/>
        </w:rPr>
        <w:t>Messias</w:t>
      </w:r>
      <w:proofErr w:type="spellEnd"/>
      <w:r w:rsidR="66E7F991" w:rsidRPr="54C4FC95">
        <w:rPr>
          <w:rFonts w:ascii="Times New Roman" w:hAnsi="Times New Roman" w:cs="Times New Roman"/>
        </w:rPr>
        <w:t>-Reason IJ</w:t>
      </w:r>
      <w:r w:rsidR="749B67D7" w:rsidRPr="54C4FC95">
        <w:rPr>
          <w:rFonts w:ascii="Times New Roman" w:hAnsi="Times New Roman" w:cs="Times New Roman"/>
        </w:rPr>
        <w:t>,</w:t>
      </w:r>
      <w:r w:rsidR="43DC647C" w:rsidRPr="54C4FC95">
        <w:rPr>
          <w:rFonts w:ascii="Times New Roman" w:hAnsi="Times New Roman" w:cs="Times New Roman"/>
        </w:rPr>
        <w:t xml:space="preserve"> et al</w:t>
      </w:r>
      <w:r w:rsidR="66E7F991" w:rsidRPr="54C4FC95">
        <w:rPr>
          <w:rFonts w:ascii="Times New Roman" w:hAnsi="Times New Roman" w:cs="Times New Roman"/>
        </w:rPr>
        <w:t>. Chagas Disease: From Discovery to a Worldwide Health Problem. Frontiers in Public Health</w:t>
      </w:r>
      <w:r w:rsidR="370AE402" w:rsidRPr="54C4FC95">
        <w:rPr>
          <w:rFonts w:ascii="Times New Roman" w:hAnsi="Times New Roman" w:cs="Times New Roman"/>
        </w:rPr>
        <w:t xml:space="preserve">. </w:t>
      </w:r>
      <w:proofErr w:type="gramStart"/>
      <w:r w:rsidR="370AE402" w:rsidRPr="54C4FC95">
        <w:rPr>
          <w:rFonts w:ascii="Times New Roman" w:hAnsi="Times New Roman" w:cs="Times New Roman"/>
        </w:rPr>
        <w:t>2019;7:166</w:t>
      </w:r>
      <w:proofErr w:type="gramEnd"/>
      <w:r w:rsidR="66E7F991" w:rsidRPr="54C4FC95">
        <w:rPr>
          <w:rFonts w:ascii="Times New Roman" w:hAnsi="Times New Roman" w:cs="Times New Roman"/>
        </w:rPr>
        <w:t xml:space="preserve">. </w:t>
      </w:r>
      <w:proofErr w:type="spellStart"/>
      <w:r w:rsidR="66E7F991" w:rsidRPr="54C4FC95">
        <w:rPr>
          <w:rFonts w:ascii="Times New Roman" w:hAnsi="Times New Roman" w:cs="Times New Roman"/>
        </w:rPr>
        <w:t>doi</w:t>
      </w:r>
      <w:proofErr w:type="spellEnd"/>
      <w:r w:rsidR="66E7F991" w:rsidRPr="54C4FC95">
        <w:rPr>
          <w:rFonts w:ascii="Times New Roman" w:hAnsi="Times New Roman" w:cs="Times New Roman"/>
        </w:rPr>
        <w:t>: 10.3389/fpubh.2019.00166.</w:t>
      </w:r>
    </w:p>
    <w:p w14:paraId="5F7A312C" w14:textId="75D9D68D" w:rsidR="12B74812" w:rsidRDefault="6204B007">
      <w:pPr>
        <w:rPr>
          <w:rFonts w:ascii="Times New Roman" w:hAnsi="Times New Roman" w:cs="Times New Roman"/>
        </w:rPr>
      </w:pPr>
      <w:r w:rsidRPr="54C4FC95">
        <w:rPr>
          <w:rFonts w:ascii="Times New Roman" w:hAnsi="Times New Roman" w:cs="Times New Roman"/>
        </w:rPr>
        <w:t>[</w:t>
      </w:r>
      <w:r w:rsidR="72D30300" w:rsidRPr="54C4FC95">
        <w:rPr>
          <w:rFonts w:ascii="Times New Roman" w:hAnsi="Times New Roman" w:cs="Times New Roman"/>
        </w:rPr>
        <w:t>40</w:t>
      </w:r>
      <w:r w:rsidRPr="54C4FC95">
        <w:rPr>
          <w:rFonts w:ascii="Times New Roman" w:hAnsi="Times New Roman" w:cs="Times New Roman"/>
        </w:rPr>
        <w:t>]</w:t>
      </w:r>
      <w:r w:rsidR="6EFFBBB8" w:rsidRPr="54C4FC95">
        <w:rPr>
          <w:rFonts w:ascii="Times New Roman" w:hAnsi="Times New Roman" w:cs="Times New Roman"/>
        </w:rPr>
        <w:t xml:space="preserve"> World Health Organization. Chagas disease (also known as American trypanosomiasis).</w:t>
      </w:r>
      <w:r w:rsidR="69F70544" w:rsidRPr="54C4FC95">
        <w:rPr>
          <w:rFonts w:ascii="Times New Roman" w:hAnsi="Times New Roman" w:cs="Times New Roman"/>
        </w:rPr>
        <w:t xml:space="preserve"> 2 Apr 2025</w:t>
      </w:r>
      <w:r w:rsidR="6EFFBBB8" w:rsidRPr="54C4FC95">
        <w:rPr>
          <w:rFonts w:ascii="Times New Roman" w:hAnsi="Times New Roman" w:cs="Times New Roman"/>
        </w:rPr>
        <w:t xml:space="preserve"> [cited </w:t>
      </w:r>
      <w:r w:rsidR="109CFD29" w:rsidRPr="54C4FC95">
        <w:rPr>
          <w:rFonts w:ascii="Times New Roman" w:hAnsi="Times New Roman" w:cs="Times New Roman"/>
        </w:rPr>
        <w:t>11</w:t>
      </w:r>
      <w:r w:rsidR="6EFFBBB8" w:rsidRPr="54C4FC95">
        <w:rPr>
          <w:rFonts w:ascii="Times New Roman" w:hAnsi="Times New Roman" w:cs="Times New Roman"/>
        </w:rPr>
        <w:t xml:space="preserve"> </w:t>
      </w:r>
      <w:r w:rsidR="53F00262" w:rsidRPr="54C4FC95">
        <w:rPr>
          <w:rFonts w:ascii="Times New Roman" w:hAnsi="Times New Roman" w:cs="Times New Roman"/>
        </w:rPr>
        <w:t>July</w:t>
      </w:r>
      <w:r w:rsidR="6EFFBBB8" w:rsidRPr="54C4FC95">
        <w:rPr>
          <w:rFonts w:ascii="Times New Roman" w:hAnsi="Times New Roman" w:cs="Times New Roman"/>
        </w:rPr>
        <w:t xml:space="preserve"> 2025]. Available</w:t>
      </w:r>
      <w:r w:rsidR="5401D70E" w:rsidRPr="54C4FC95">
        <w:rPr>
          <w:rFonts w:ascii="Times New Roman" w:hAnsi="Times New Roman" w:cs="Times New Roman"/>
        </w:rPr>
        <w:t xml:space="preserve"> from</w:t>
      </w:r>
      <w:r w:rsidR="6EFFBBB8" w:rsidRPr="54C4FC95">
        <w:rPr>
          <w:rFonts w:ascii="Times New Roman" w:hAnsi="Times New Roman" w:cs="Times New Roman"/>
        </w:rPr>
        <w:t>: https://www.who.int/news-room/fact-sheets/detail/chagas-disease-(american-trypanosomiasis).</w:t>
      </w:r>
    </w:p>
    <w:p w14:paraId="3B329343" w14:textId="53C272B2" w:rsidR="12B74812" w:rsidRDefault="23A74A40" w:rsidP="399903B3">
      <w:r w:rsidRPr="54C4FC95">
        <w:rPr>
          <w:rFonts w:ascii="Times New Roman" w:hAnsi="Times New Roman" w:cs="Times New Roman"/>
        </w:rPr>
        <w:t>[</w:t>
      </w:r>
      <w:r w:rsidR="191B7ED6" w:rsidRPr="54C4FC95">
        <w:rPr>
          <w:rFonts w:ascii="Times New Roman" w:hAnsi="Times New Roman" w:cs="Times New Roman"/>
        </w:rPr>
        <w:t>4</w:t>
      </w:r>
      <w:r w:rsidR="3B375110" w:rsidRPr="54C4FC95">
        <w:rPr>
          <w:rFonts w:ascii="Times New Roman" w:hAnsi="Times New Roman" w:cs="Times New Roman"/>
        </w:rPr>
        <w:t>1</w:t>
      </w:r>
      <w:r w:rsidRPr="54C4FC95">
        <w:rPr>
          <w:rFonts w:ascii="Times New Roman" w:hAnsi="Times New Roman" w:cs="Times New Roman"/>
        </w:rPr>
        <w:t>]</w:t>
      </w:r>
      <w:r w:rsidR="4B62EAAC" w:rsidRPr="54C4FC95">
        <w:rPr>
          <w:rFonts w:ascii="Times New Roman" w:hAnsi="Times New Roman" w:cs="Times New Roman"/>
        </w:rPr>
        <w:t xml:space="preserve"> </w:t>
      </w:r>
      <w:r w:rsidR="3FD33ECC" w:rsidRPr="54C4FC95">
        <w:rPr>
          <w:rFonts w:ascii="Times New Roman" w:hAnsi="Times New Roman" w:cs="Times New Roman"/>
        </w:rPr>
        <w:t xml:space="preserve">Maguire BJ, </w:t>
      </w:r>
      <w:proofErr w:type="spellStart"/>
      <w:r w:rsidR="3FD33ECC" w:rsidRPr="54C4FC95">
        <w:rPr>
          <w:rFonts w:ascii="Times New Roman" w:hAnsi="Times New Roman" w:cs="Times New Roman"/>
        </w:rPr>
        <w:t>Dahal</w:t>
      </w:r>
      <w:proofErr w:type="spellEnd"/>
      <w:r w:rsidR="3FD33ECC" w:rsidRPr="54C4FC95">
        <w:rPr>
          <w:rFonts w:ascii="Times New Roman" w:hAnsi="Times New Roman" w:cs="Times New Roman"/>
        </w:rPr>
        <w:t xml:space="preserve"> P, </w:t>
      </w:r>
      <w:proofErr w:type="spellStart"/>
      <w:r w:rsidR="3FD33ECC" w:rsidRPr="54C4FC95">
        <w:rPr>
          <w:rFonts w:ascii="Times New Roman" w:hAnsi="Times New Roman" w:cs="Times New Roman"/>
        </w:rPr>
        <w:t>Rashan</w:t>
      </w:r>
      <w:proofErr w:type="spellEnd"/>
      <w:r w:rsidR="3FD33ECC" w:rsidRPr="54C4FC95">
        <w:rPr>
          <w:rFonts w:ascii="Times New Roman" w:hAnsi="Times New Roman" w:cs="Times New Roman"/>
        </w:rPr>
        <w:t xml:space="preserve"> S, Ngu R, Boon A, Forsyth C, et al. The Chagas disease study landscape: A systematic review of clinical and observational antiparasitic treatment studies to assess the potential for establishing an individual participant-level data platform. </w:t>
      </w:r>
      <w:proofErr w:type="spellStart"/>
      <w:r w:rsidR="3FD33ECC" w:rsidRPr="54C4FC95">
        <w:rPr>
          <w:rFonts w:ascii="Times New Roman" w:hAnsi="Times New Roman" w:cs="Times New Roman"/>
        </w:rPr>
        <w:t>PLoS</w:t>
      </w:r>
      <w:proofErr w:type="spellEnd"/>
      <w:r w:rsidR="3FD33ECC" w:rsidRPr="54C4FC95">
        <w:rPr>
          <w:rFonts w:ascii="Times New Roman" w:hAnsi="Times New Roman" w:cs="Times New Roman"/>
        </w:rPr>
        <w:t xml:space="preserve"> </w:t>
      </w:r>
      <w:proofErr w:type="spellStart"/>
      <w:r w:rsidR="3FD33ECC" w:rsidRPr="54C4FC95">
        <w:rPr>
          <w:rFonts w:ascii="Times New Roman" w:hAnsi="Times New Roman" w:cs="Times New Roman"/>
        </w:rPr>
        <w:t>Negl</w:t>
      </w:r>
      <w:proofErr w:type="spellEnd"/>
      <w:r w:rsidR="3FD33ECC" w:rsidRPr="54C4FC95">
        <w:rPr>
          <w:rFonts w:ascii="Times New Roman" w:hAnsi="Times New Roman" w:cs="Times New Roman"/>
        </w:rPr>
        <w:t xml:space="preserve"> Trop Dis. 2021;15(8</w:t>
      </w:r>
      <w:proofErr w:type="gramStart"/>
      <w:r w:rsidR="3FD33ECC" w:rsidRPr="54C4FC95">
        <w:rPr>
          <w:rFonts w:ascii="Times New Roman" w:hAnsi="Times New Roman" w:cs="Times New Roman"/>
        </w:rPr>
        <w:t>):e</w:t>
      </w:r>
      <w:proofErr w:type="gramEnd"/>
      <w:r w:rsidR="3FD33ECC" w:rsidRPr="54C4FC95">
        <w:rPr>
          <w:rFonts w:ascii="Times New Roman" w:hAnsi="Times New Roman" w:cs="Times New Roman"/>
        </w:rPr>
        <w:t xml:space="preserve">0009697. </w:t>
      </w:r>
      <w:proofErr w:type="gramStart"/>
      <w:r w:rsidR="3FD33ECC" w:rsidRPr="54C4FC95">
        <w:rPr>
          <w:rFonts w:ascii="Times New Roman" w:hAnsi="Times New Roman" w:cs="Times New Roman"/>
        </w:rPr>
        <w:t>doi:10.1371/journal.pntd</w:t>
      </w:r>
      <w:proofErr w:type="gramEnd"/>
      <w:r w:rsidR="3FD33ECC" w:rsidRPr="54C4FC95">
        <w:rPr>
          <w:rFonts w:ascii="Times New Roman" w:hAnsi="Times New Roman" w:cs="Times New Roman"/>
        </w:rPr>
        <w:t>.0009697</w:t>
      </w:r>
      <w:r w:rsidR="60C3D9D0" w:rsidRPr="54C4FC95">
        <w:rPr>
          <w:rFonts w:ascii="Times New Roman" w:hAnsi="Times New Roman" w:cs="Times New Roman"/>
        </w:rPr>
        <w:t>.</w:t>
      </w:r>
    </w:p>
    <w:p w14:paraId="61DFA42E" w14:textId="574391E0" w:rsidR="4649E894" w:rsidRDefault="1D510E98" w:rsidP="7D66EFC1">
      <w:pPr>
        <w:rPr>
          <w:rFonts w:ascii="Times New Roman" w:hAnsi="Times New Roman" w:cs="Times New Roman"/>
        </w:rPr>
      </w:pPr>
      <w:r w:rsidRPr="21A048A5">
        <w:rPr>
          <w:rFonts w:ascii="Times New Roman" w:hAnsi="Times New Roman" w:cs="Times New Roman"/>
        </w:rPr>
        <w:t>[</w:t>
      </w:r>
      <w:r w:rsidR="0225B9AF" w:rsidRPr="21A048A5">
        <w:rPr>
          <w:rFonts w:ascii="Times New Roman" w:hAnsi="Times New Roman" w:cs="Times New Roman"/>
        </w:rPr>
        <w:t>4</w:t>
      </w:r>
      <w:r w:rsidR="0BE32CC9" w:rsidRPr="21A048A5">
        <w:rPr>
          <w:rFonts w:ascii="Times New Roman" w:hAnsi="Times New Roman" w:cs="Times New Roman"/>
        </w:rPr>
        <w:t>2</w:t>
      </w:r>
      <w:r w:rsidRPr="21A048A5">
        <w:rPr>
          <w:rFonts w:ascii="Times New Roman" w:hAnsi="Times New Roman" w:cs="Times New Roman"/>
        </w:rPr>
        <w:t>]</w:t>
      </w:r>
      <w:r w:rsidR="775CC86B" w:rsidRPr="21A048A5">
        <w:rPr>
          <w:rFonts w:ascii="Times New Roman" w:hAnsi="Times New Roman" w:cs="Times New Roman"/>
        </w:rPr>
        <w:t xml:space="preserve"> </w:t>
      </w:r>
      <w:r w:rsidR="3A662501" w:rsidRPr="21A048A5">
        <w:rPr>
          <w:rFonts w:ascii="Times New Roman" w:hAnsi="Times New Roman" w:cs="Times New Roman"/>
        </w:rPr>
        <w:t xml:space="preserve">Cousin E, Nascimento BR, </w:t>
      </w:r>
      <w:proofErr w:type="spellStart"/>
      <w:r w:rsidR="3A662501" w:rsidRPr="21A048A5">
        <w:rPr>
          <w:rFonts w:ascii="Times New Roman" w:hAnsi="Times New Roman" w:cs="Times New Roman"/>
        </w:rPr>
        <w:t>Whisnant</w:t>
      </w:r>
      <w:proofErr w:type="spellEnd"/>
      <w:r w:rsidR="3A662501" w:rsidRPr="21A048A5">
        <w:rPr>
          <w:rFonts w:ascii="Times New Roman" w:hAnsi="Times New Roman" w:cs="Times New Roman"/>
        </w:rPr>
        <w:t xml:space="preserve"> JL, </w:t>
      </w:r>
      <w:proofErr w:type="spellStart"/>
      <w:r w:rsidR="3A662501" w:rsidRPr="21A048A5">
        <w:rPr>
          <w:rFonts w:ascii="Times New Roman" w:hAnsi="Times New Roman" w:cs="Times New Roman"/>
        </w:rPr>
        <w:t>Zimsen</w:t>
      </w:r>
      <w:proofErr w:type="spellEnd"/>
      <w:r w:rsidR="3A662501" w:rsidRPr="21A048A5">
        <w:rPr>
          <w:rFonts w:ascii="Times New Roman" w:hAnsi="Times New Roman" w:cs="Times New Roman"/>
        </w:rPr>
        <w:t xml:space="preserve"> SRM, Harris AA, Machado </w:t>
      </w:r>
      <w:r w:rsidR="0B662BB1" w:rsidRPr="21A048A5">
        <w:rPr>
          <w:rFonts w:ascii="Times New Roman" w:hAnsi="Times New Roman" w:cs="Times New Roman"/>
        </w:rPr>
        <w:t>IE, et al. Global, regional, and national burden of Chagas disease, 1990–2023: a systematic analysis for the Global Burden of Disease Study 2023. The Lancet Infectious Diseases. 2025</w:t>
      </w:r>
      <w:r w:rsidR="7106BEDD" w:rsidRPr="21A048A5">
        <w:rPr>
          <w:rFonts w:ascii="Times New Roman" w:hAnsi="Times New Roman" w:cs="Times New Roman"/>
        </w:rPr>
        <w:t xml:space="preserve">. </w:t>
      </w:r>
      <w:r w:rsidR="775CC86B" w:rsidRPr="21A048A5">
        <w:rPr>
          <w:rFonts w:ascii="Times New Roman" w:hAnsi="Times New Roman" w:cs="Times New Roman"/>
        </w:rPr>
        <w:t>doi:10.1016/S1473-3099(25)00562-6.</w:t>
      </w:r>
    </w:p>
    <w:p w14:paraId="7B17C0E8" w14:textId="18F968E2" w:rsidR="12B74812" w:rsidRDefault="5C060805">
      <w:pPr>
        <w:rPr>
          <w:rFonts w:ascii="Times New Roman" w:hAnsi="Times New Roman" w:cs="Times New Roman"/>
        </w:rPr>
      </w:pPr>
      <w:r w:rsidRPr="54C4FC95">
        <w:rPr>
          <w:rFonts w:ascii="Times New Roman" w:hAnsi="Times New Roman" w:cs="Times New Roman"/>
        </w:rPr>
        <w:t>[</w:t>
      </w:r>
      <w:r w:rsidR="395688D7" w:rsidRPr="54C4FC95">
        <w:rPr>
          <w:rFonts w:ascii="Times New Roman" w:hAnsi="Times New Roman" w:cs="Times New Roman"/>
        </w:rPr>
        <w:t>4</w:t>
      </w:r>
      <w:r w:rsidR="64367BEB" w:rsidRPr="54C4FC95">
        <w:rPr>
          <w:rFonts w:ascii="Times New Roman" w:hAnsi="Times New Roman" w:cs="Times New Roman"/>
        </w:rPr>
        <w:t>3</w:t>
      </w:r>
      <w:r w:rsidRPr="54C4FC95">
        <w:rPr>
          <w:rFonts w:ascii="Times New Roman" w:hAnsi="Times New Roman" w:cs="Times New Roman"/>
        </w:rPr>
        <w:t>]</w:t>
      </w:r>
      <w:r w:rsidR="1AFD1B31" w:rsidRPr="54C4FC95">
        <w:rPr>
          <w:rFonts w:ascii="Times New Roman" w:hAnsi="Times New Roman" w:cs="Times New Roman"/>
        </w:rPr>
        <w:t xml:space="preserve"> Navarro M, </w:t>
      </w:r>
      <w:proofErr w:type="spellStart"/>
      <w:r w:rsidR="1AFD1B31" w:rsidRPr="54C4FC95">
        <w:rPr>
          <w:rFonts w:ascii="Times New Roman" w:hAnsi="Times New Roman" w:cs="Times New Roman"/>
        </w:rPr>
        <w:t>Reguero</w:t>
      </w:r>
      <w:proofErr w:type="spellEnd"/>
      <w:r w:rsidR="1AFD1B31" w:rsidRPr="54C4FC95">
        <w:rPr>
          <w:rFonts w:ascii="Times New Roman" w:hAnsi="Times New Roman" w:cs="Times New Roman"/>
        </w:rPr>
        <w:t xml:space="preserve"> L, </w:t>
      </w:r>
      <w:proofErr w:type="spellStart"/>
      <w:r w:rsidR="1AFD1B31" w:rsidRPr="54C4FC95">
        <w:rPr>
          <w:rFonts w:ascii="Times New Roman" w:hAnsi="Times New Roman" w:cs="Times New Roman"/>
        </w:rPr>
        <w:t>Subirà</w:t>
      </w:r>
      <w:proofErr w:type="spellEnd"/>
      <w:r w:rsidR="1AFD1B31" w:rsidRPr="54C4FC95">
        <w:rPr>
          <w:rFonts w:ascii="Times New Roman" w:hAnsi="Times New Roman" w:cs="Times New Roman"/>
        </w:rPr>
        <w:t xml:space="preserve"> C, </w:t>
      </w:r>
      <w:proofErr w:type="spellStart"/>
      <w:r w:rsidR="1AFD1B31" w:rsidRPr="54C4FC95">
        <w:rPr>
          <w:rFonts w:ascii="Times New Roman" w:hAnsi="Times New Roman" w:cs="Times New Roman"/>
        </w:rPr>
        <w:t>Blázquez</w:t>
      </w:r>
      <w:proofErr w:type="spellEnd"/>
      <w:r w:rsidR="1AFD1B31" w:rsidRPr="54C4FC95">
        <w:rPr>
          <w:rFonts w:ascii="Times New Roman" w:hAnsi="Times New Roman" w:cs="Times New Roman"/>
        </w:rPr>
        <w:t xml:space="preserve">-Pérez A, </w:t>
      </w:r>
      <w:proofErr w:type="spellStart"/>
      <w:r w:rsidR="1AFD1B31" w:rsidRPr="54C4FC95">
        <w:rPr>
          <w:rFonts w:ascii="Times New Roman" w:hAnsi="Times New Roman" w:cs="Times New Roman"/>
        </w:rPr>
        <w:t>Requena</w:t>
      </w:r>
      <w:proofErr w:type="spellEnd"/>
      <w:r w:rsidR="1AFD1B31" w:rsidRPr="54C4FC95">
        <w:rPr>
          <w:rFonts w:ascii="Times New Roman" w:hAnsi="Times New Roman" w:cs="Times New Roman"/>
        </w:rPr>
        <w:t>-M</w:t>
      </w:r>
      <w:r w:rsidR="6B1529F1" w:rsidRPr="54C4FC95">
        <w:rPr>
          <w:rFonts w:ascii="Times New Roman" w:hAnsi="Times New Roman" w:cs="Times New Roman"/>
        </w:rPr>
        <w:t>é</w:t>
      </w:r>
      <w:r w:rsidR="1AFD1B31" w:rsidRPr="54C4FC95">
        <w:rPr>
          <w:rFonts w:ascii="Times New Roman" w:hAnsi="Times New Roman" w:cs="Times New Roman"/>
        </w:rPr>
        <w:t xml:space="preserve">ndez A. Estimating chagas disease prevalence and number of underdiagnosed, and undertreated individuals in Spain. Travel Med Infect Dis. 2022;47. </w:t>
      </w:r>
      <w:proofErr w:type="gramStart"/>
      <w:r w:rsidR="1AFD1B31" w:rsidRPr="54C4FC95">
        <w:rPr>
          <w:rFonts w:ascii="Times New Roman" w:hAnsi="Times New Roman" w:cs="Times New Roman"/>
        </w:rPr>
        <w:t>doi:10.1016/j.tmaid</w:t>
      </w:r>
      <w:proofErr w:type="gramEnd"/>
      <w:r w:rsidR="1AFD1B31" w:rsidRPr="54C4FC95">
        <w:rPr>
          <w:rFonts w:ascii="Times New Roman" w:hAnsi="Times New Roman" w:cs="Times New Roman"/>
        </w:rPr>
        <w:t>.2022.102284.</w:t>
      </w:r>
    </w:p>
    <w:p w14:paraId="4D2DC653" w14:textId="63D35EFA" w:rsidR="12B74812" w:rsidRDefault="735AA08A" w:rsidP="661FEE76">
      <w:pPr>
        <w:rPr>
          <w:rFonts w:ascii="Times New Roman" w:hAnsi="Times New Roman" w:cs="Times New Roman"/>
        </w:rPr>
      </w:pPr>
      <w:r w:rsidRPr="54C4FC95">
        <w:rPr>
          <w:rFonts w:ascii="Times New Roman" w:hAnsi="Times New Roman" w:cs="Times New Roman"/>
        </w:rPr>
        <w:t>[</w:t>
      </w:r>
      <w:r w:rsidR="2DE1E667" w:rsidRPr="54C4FC95">
        <w:rPr>
          <w:rFonts w:ascii="Times New Roman" w:hAnsi="Times New Roman" w:cs="Times New Roman"/>
        </w:rPr>
        <w:t>4</w:t>
      </w:r>
      <w:r w:rsidR="14D33D3C" w:rsidRPr="54C4FC95">
        <w:rPr>
          <w:rFonts w:ascii="Times New Roman" w:hAnsi="Times New Roman" w:cs="Times New Roman"/>
        </w:rPr>
        <w:t>4</w:t>
      </w:r>
      <w:r w:rsidRPr="54C4FC95">
        <w:rPr>
          <w:rFonts w:ascii="Times New Roman" w:hAnsi="Times New Roman" w:cs="Times New Roman"/>
        </w:rPr>
        <w:t>]</w:t>
      </w:r>
      <w:r w:rsidR="796E472B" w:rsidRPr="54C4FC95">
        <w:rPr>
          <w:rFonts w:ascii="Times New Roman" w:hAnsi="Times New Roman" w:cs="Times New Roman"/>
        </w:rPr>
        <w:t xml:space="preserve"> </w:t>
      </w:r>
      <w:r w:rsidR="1094821B" w:rsidRPr="54C4FC95">
        <w:rPr>
          <w:rFonts w:ascii="Times New Roman" w:hAnsi="Times New Roman" w:cs="Times New Roman"/>
        </w:rPr>
        <w:t xml:space="preserve">Franzen SRP, Chandler C, Lang T. Health research capacity development in </w:t>
      </w:r>
      <w:proofErr w:type="gramStart"/>
      <w:r w:rsidR="1094821B" w:rsidRPr="54C4FC95">
        <w:rPr>
          <w:rFonts w:ascii="Times New Roman" w:hAnsi="Times New Roman" w:cs="Times New Roman"/>
        </w:rPr>
        <w:t>low and middle income</w:t>
      </w:r>
      <w:proofErr w:type="gramEnd"/>
      <w:r w:rsidR="1094821B" w:rsidRPr="54C4FC95">
        <w:rPr>
          <w:rFonts w:ascii="Times New Roman" w:hAnsi="Times New Roman" w:cs="Times New Roman"/>
        </w:rPr>
        <w:t xml:space="preserve"> countries: reality or rhetoric? A systematic meta-narrative review of the qualitative literature. BMJ Open. 2017;</w:t>
      </w:r>
      <w:proofErr w:type="gramStart"/>
      <w:r w:rsidR="1094821B" w:rsidRPr="54C4FC95">
        <w:rPr>
          <w:rFonts w:ascii="Times New Roman" w:hAnsi="Times New Roman" w:cs="Times New Roman"/>
        </w:rPr>
        <w:t>7:e</w:t>
      </w:r>
      <w:proofErr w:type="gramEnd"/>
      <w:r w:rsidR="1094821B" w:rsidRPr="54C4FC95">
        <w:rPr>
          <w:rFonts w:ascii="Times New Roman" w:hAnsi="Times New Roman" w:cs="Times New Roman"/>
        </w:rPr>
        <w:t>012332. doi:10.1136/bmjopen-2016</w:t>
      </w:r>
      <w:r w:rsidR="19E547C0" w:rsidRPr="54C4FC95">
        <w:rPr>
          <w:rFonts w:ascii="Times New Roman" w:hAnsi="Times New Roman" w:cs="Times New Roman"/>
        </w:rPr>
        <w:t>-</w:t>
      </w:r>
      <w:r w:rsidR="1094821B" w:rsidRPr="54C4FC95">
        <w:rPr>
          <w:rFonts w:ascii="Times New Roman" w:hAnsi="Times New Roman" w:cs="Times New Roman"/>
        </w:rPr>
        <w:t>012332</w:t>
      </w:r>
      <w:r w:rsidR="36401468" w:rsidRPr="54C4FC95">
        <w:rPr>
          <w:rFonts w:ascii="Times New Roman" w:hAnsi="Times New Roman" w:cs="Times New Roman"/>
        </w:rPr>
        <w:t>.</w:t>
      </w:r>
    </w:p>
    <w:p w14:paraId="175471D2" w14:textId="77BA3A4D" w:rsidR="12B74812" w:rsidRDefault="735AA08A" w:rsidP="661FEE76">
      <w:pPr>
        <w:rPr>
          <w:rFonts w:ascii="Times New Roman" w:hAnsi="Times New Roman" w:cs="Times New Roman"/>
        </w:rPr>
      </w:pPr>
      <w:r w:rsidRPr="54C4FC95">
        <w:rPr>
          <w:rFonts w:ascii="Times New Roman" w:hAnsi="Times New Roman" w:cs="Times New Roman"/>
        </w:rPr>
        <w:t>[</w:t>
      </w:r>
      <w:r w:rsidR="66B84128" w:rsidRPr="54C4FC95">
        <w:rPr>
          <w:rFonts w:ascii="Times New Roman" w:hAnsi="Times New Roman" w:cs="Times New Roman"/>
        </w:rPr>
        <w:t>4</w:t>
      </w:r>
      <w:r w:rsidR="7E30546E" w:rsidRPr="54C4FC95">
        <w:rPr>
          <w:rFonts w:ascii="Times New Roman" w:hAnsi="Times New Roman" w:cs="Times New Roman"/>
        </w:rPr>
        <w:t>5</w:t>
      </w:r>
      <w:r w:rsidRPr="54C4FC95">
        <w:rPr>
          <w:rFonts w:ascii="Times New Roman" w:hAnsi="Times New Roman" w:cs="Times New Roman"/>
        </w:rPr>
        <w:t>]</w:t>
      </w:r>
      <w:r w:rsidR="216808C8" w:rsidRPr="54C4FC95">
        <w:rPr>
          <w:rFonts w:ascii="Times New Roman" w:hAnsi="Times New Roman" w:cs="Times New Roman"/>
        </w:rPr>
        <w:t xml:space="preserve"> Mabey D, </w:t>
      </w:r>
      <w:proofErr w:type="spellStart"/>
      <w:r w:rsidR="216808C8" w:rsidRPr="54C4FC95">
        <w:rPr>
          <w:rFonts w:ascii="Times New Roman" w:hAnsi="Times New Roman" w:cs="Times New Roman"/>
        </w:rPr>
        <w:t>Agler</w:t>
      </w:r>
      <w:proofErr w:type="spellEnd"/>
      <w:r w:rsidR="216808C8" w:rsidRPr="54C4FC95">
        <w:rPr>
          <w:rFonts w:ascii="Times New Roman" w:hAnsi="Times New Roman" w:cs="Times New Roman"/>
        </w:rPr>
        <w:t xml:space="preserve"> E, </w:t>
      </w:r>
      <w:proofErr w:type="spellStart"/>
      <w:r w:rsidR="216808C8" w:rsidRPr="54C4FC95">
        <w:rPr>
          <w:rFonts w:ascii="Times New Roman" w:hAnsi="Times New Roman" w:cs="Times New Roman"/>
        </w:rPr>
        <w:t>Amuasi</w:t>
      </w:r>
      <w:proofErr w:type="spellEnd"/>
      <w:r w:rsidR="216808C8" w:rsidRPr="54C4FC95">
        <w:rPr>
          <w:rFonts w:ascii="Times New Roman" w:hAnsi="Times New Roman" w:cs="Times New Roman"/>
        </w:rPr>
        <w:t xml:space="preserve"> JH, Hernandez L, </w:t>
      </w:r>
      <w:r w:rsidR="481EA0E8" w:rsidRPr="54C4FC95">
        <w:rPr>
          <w:rFonts w:ascii="Times New Roman" w:hAnsi="Times New Roman" w:cs="Times New Roman"/>
        </w:rPr>
        <w:t xml:space="preserve">Hollingsworth TD, </w:t>
      </w:r>
      <w:proofErr w:type="spellStart"/>
      <w:r w:rsidR="481EA0E8" w:rsidRPr="54C4FC95">
        <w:rPr>
          <w:rFonts w:ascii="Times New Roman" w:hAnsi="Times New Roman" w:cs="Times New Roman"/>
        </w:rPr>
        <w:t>Hotez</w:t>
      </w:r>
      <w:proofErr w:type="spellEnd"/>
      <w:r w:rsidR="481EA0E8" w:rsidRPr="54C4FC95">
        <w:rPr>
          <w:rFonts w:ascii="Times New Roman" w:hAnsi="Times New Roman" w:cs="Times New Roman"/>
        </w:rPr>
        <w:t xml:space="preserve"> PJ</w:t>
      </w:r>
      <w:r w:rsidR="4DB1BD2E" w:rsidRPr="54C4FC95">
        <w:rPr>
          <w:rFonts w:ascii="Times New Roman" w:hAnsi="Times New Roman" w:cs="Times New Roman"/>
        </w:rPr>
        <w:t>,</w:t>
      </w:r>
      <w:r w:rsidR="481EA0E8" w:rsidRPr="54C4FC95">
        <w:rPr>
          <w:rFonts w:ascii="Times New Roman" w:hAnsi="Times New Roman" w:cs="Times New Roman"/>
        </w:rPr>
        <w:t xml:space="preserve"> </w:t>
      </w:r>
      <w:r w:rsidR="216808C8" w:rsidRPr="54C4FC95">
        <w:rPr>
          <w:rFonts w:ascii="Times New Roman" w:hAnsi="Times New Roman" w:cs="Times New Roman"/>
        </w:rPr>
        <w:t xml:space="preserve">et al.; Towards a comprehensive research and development plan to support the control, elimination and eradication of neglected tropical diseases. Trans R Soc Trop Med </w:t>
      </w:r>
      <w:proofErr w:type="spellStart"/>
      <w:r w:rsidR="216808C8" w:rsidRPr="54C4FC95">
        <w:rPr>
          <w:rFonts w:ascii="Times New Roman" w:hAnsi="Times New Roman" w:cs="Times New Roman"/>
        </w:rPr>
        <w:t>Hyg</w:t>
      </w:r>
      <w:proofErr w:type="spellEnd"/>
      <w:r w:rsidR="4AD10202" w:rsidRPr="54C4FC95">
        <w:rPr>
          <w:rFonts w:ascii="Times New Roman" w:hAnsi="Times New Roman" w:cs="Times New Roman"/>
        </w:rPr>
        <w:t>.</w:t>
      </w:r>
      <w:r w:rsidR="216808C8" w:rsidRPr="54C4FC95">
        <w:rPr>
          <w:rFonts w:ascii="Times New Roman" w:hAnsi="Times New Roman" w:cs="Times New Roman"/>
        </w:rPr>
        <w:t xml:space="preserve"> 2020;115(2):196-199. doi:10.1093/</w:t>
      </w:r>
      <w:proofErr w:type="spellStart"/>
      <w:r w:rsidR="216808C8" w:rsidRPr="54C4FC95">
        <w:rPr>
          <w:rFonts w:ascii="Times New Roman" w:hAnsi="Times New Roman" w:cs="Times New Roman"/>
        </w:rPr>
        <w:t>trstmh</w:t>
      </w:r>
      <w:proofErr w:type="spellEnd"/>
      <w:r w:rsidR="216808C8" w:rsidRPr="54C4FC95">
        <w:rPr>
          <w:rFonts w:ascii="Times New Roman" w:hAnsi="Times New Roman" w:cs="Times New Roman"/>
        </w:rPr>
        <w:t>/traa114.</w:t>
      </w:r>
    </w:p>
    <w:p w14:paraId="39012069" w14:textId="597D51A8" w:rsidR="12B74812" w:rsidRDefault="735AA08A" w:rsidP="661FEE76">
      <w:r w:rsidRPr="54C4FC95">
        <w:rPr>
          <w:rFonts w:ascii="Times New Roman" w:hAnsi="Times New Roman" w:cs="Times New Roman"/>
        </w:rPr>
        <w:t>[</w:t>
      </w:r>
      <w:r w:rsidR="0CF9DAFA" w:rsidRPr="54C4FC95">
        <w:rPr>
          <w:rFonts w:ascii="Times New Roman" w:hAnsi="Times New Roman" w:cs="Times New Roman"/>
        </w:rPr>
        <w:t>4</w:t>
      </w:r>
      <w:r w:rsidR="2172379D" w:rsidRPr="54C4FC95">
        <w:rPr>
          <w:rFonts w:ascii="Times New Roman" w:hAnsi="Times New Roman" w:cs="Times New Roman"/>
        </w:rPr>
        <w:t>6</w:t>
      </w:r>
      <w:r w:rsidRPr="54C4FC95">
        <w:rPr>
          <w:rFonts w:ascii="Times New Roman" w:hAnsi="Times New Roman" w:cs="Times New Roman"/>
        </w:rPr>
        <w:t>]</w:t>
      </w:r>
      <w:r w:rsidR="1E6DB252" w:rsidRPr="54C4FC95">
        <w:rPr>
          <w:rFonts w:ascii="Times New Roman" w:hAnsi="Times New Roman" w:cs="Times New Roman"/>
        </w:rPr>
        <w:t xml:space="preserve"> World Health Organization. R&amp;D Blueprint for NTDs</w:t>
      </w:r>
      <w:r w:rsidR="202CD793" w:rsidRPr="54C4FC95">
        <w:rPr>
          <w:rFonts w:ascii="Times New Roman" w:hAnsi="Times New Roman" w:cs="Times New Roman"/>
        </w:rPr>
        <w:t xml:space="preserve"> [cited 14 July 2025]</w:t>
      </w:r>
      <w:r w:rsidR="1E6DB252" w:rsidRPr="54C4FC95">
        <w:rPr>
          <w:rFonts w:ascii="Times New Roman" w:hAnsi="Times New Roman" w:cs="Times New Roman"/>
        </w:rPr>
        <w:t>.</w:t>
      </w:r>
      <w:r w:rsidR="5B6BA136" w:rsidRPr="54C4FC95">
        <w:rPr>
          <w:rFonts w:ascii="Times New Roman" w:hAnsi="Times New Roman" w:cs="Times New Roman"/>
        </w:rPr>
        <w:t xml:space="preserve"> Available from: https://www.who.int/teams/control-of-neglected-tropical-diseases/interventions/research/r-and-d-blueprint</w:t>
      </w:r>
      <w:r w:rsidR="67B32626" w:rsidRPr="54C4FC95">
        <w:rPr>
          <w:rFonts w:ascii="Times New Roman" w:hAnsi="Times New Roman" w:cs="Times New Roman"/>
        </w:rPr>
        <w:t>.</w:t>
      </w:r>
      <w:r w:rsidR="5BF7D1B6" w:rsidRPr="54C4FC95">
        <w:rPr>
          <w:rFonts w:ascii="Times New Roman" w:hAnsi="Times New Roman" w:cs="Times New Roman"/>
        </w:rPr>
        <w:t xml:space="preserve"> </w:t>
      </w:r>
    </w:p>
    <w:p w14:paraId="70A5B16B" w14:textId="54632D81" w:rsidR="12B74812" w:rsidRDefault="5BF7D1B6" w:rsidP="661FEE76">
      <w:r w:rsidRPr="54C4FC95">
        <w:rPr>
          <w:rFonts w:ascii="Times New Roman" w:hAnsi="Times New Roman" w:cs="Times New Roman"/>
        </w:rPr>
        <w:lastRenderedPageBreak/>
        <w:t>[4</w:t>
      </w:r>
      <w:r w:rsidR="4B2B1063" w:rsidRPr="54C4FC95">
        <w:rPr>
          <w:rFonts w:ascii="Times New Roman" w:hAnsi="Times New Roman" w:cs="Times New Roman"/>
        </w:rPr>
        <w:t>7</w:t>
      </w:r>
      <w:r w:rsidRPr="54C4FC95">
        <w:rPr>
          <w:rFonts w:ascii="Times New Roman" w:hAnsi="Times New Roman" w:cs="Times New Roman"/>
        </w:rPr>
        <w:t>] Dal-</w:t>
      </w:r>
      <w:proofErr w:type="spellStart"/>
      <w:r w:rsidRPr="54C4FC95">
        <w:rPr>
          <w:rFonts w:ascii="Times New Roman" w:hAnsi="Times New Roman" w:cs="Times New Roman"/>
        </w:rPr>
        <w:t>Ré</w:t>
      </w:r>
      <w:proofErr w:type="spellEnd"/>
      <w:r w:rsidRPr="54C4FC95">
        <w:rPr>
          <w:rFonts w:ascii="Times New Roman" w:hAnsi="Times New Roman" w:cs="Times New Roman"/>
        </w:rPr>
        <w:t xml:space="preserve"> R, Ross JS, </w:t>
      </w:r>
      <w:proofErr w:type="spellStart"/>
      <w:r w:rsidRPr="54C4FC95">
        <w:rPr>
          <w:rFonts w:ascii="Times New Roman" w:hAnsi="Times New Roman" w:cs="Times New Roman"/>
        </w:rPr>
        <w:t>Marušić</w:t>
      </w:r>
      <w:proofErr w:type="spellEnd"/>
      <w:r w:rsidRPr="54C4FC95">
        <w:rPr>
          <w:rFonts w:ascii="Times New Roman" w:hAnsi="Times New Roman" w:cs="Times New Roman"/>
        </w:rPr>
        <w:t xml:space="preserve"> A. Compliance with prospective trial registration guidance remained low in high-impact journals and has implications for primary end point reporting. J Clin </w:t>
      </w:r>
      <w:proofErr w:type="spellStart"/>
      <w:r w:rsidRPr="54C4FC95">
        <w:rPr>
          <w:rFonts w:ascii="Times New Roman" w:hAnsi="Times New Roman" w:cs="Times New Roman"/>
        </w:rPr>
        <w:t>Epidemiol</w:t>
      </w:r>
      <w:proofErr w:type="spellEnd"/>
      <w:r w:rsidRPr="54C4FC95">
        <w:rPr>
          <w:rFonts w:ascii="Times New Roman" w:hAnsi="Times New Roman" w:cs="Times New Roman"/>
        </w:rPr>
        <w:t xml:space="preserve">. 2016;75: 100–107. </w:t>
      </w:r>
      <w:proofErr w:type="spellStart"/>
      <w:r w:rsidRPr="54C4FC95">
        <w:rPr>
          <w:rFonts w:ascii="Times New Roman" w:hAnsi="Times New Roman" w:cs="Times New Roman"/>
        </w:rPr>
        <w:t>doi</w:t>
      </w:r>
      <w:proofErr w:type="spellEnd"/>
      <w:r w:rsidRPr="54C4FC95">
        <w:rPr>
          <w:rFonts w:ascii="Times New Roman" w:hAnsi="Times New Roman" w:cs="Times New Roman"/>
        </w:rPr>
        <w:t xml:space="preserve">: 10.1016/j.jclinepi.2016.01.017.  </w:t>
      </w:r>
    </w:p>
    <w:p w14:paraId="596C2A1F" w14:textId="2AE93653" w:rsidR="008C177B" w:rsidRDefault="120953FF" w:rsidP="000D3B0D">
      <w:pPr>
        <w:rPr>
          <w:rFonts w:ascii="Times New Roman" w:hAnsi="Times New Roman" w:cs="Times New Roman"/>
        </w:rPr>
      </w:pPr>
      <w:r w:rsidRPr="54C4FC95">
        <w:rPr>
          <w:rFonts w:ascii="Times New Roman" w:hAnsi="Times New Roman" w:cs="Times New Roman"/>
        </w:rPr>
        <w:t>[4</w:t>
      </w:r>
      <w:r w:rsidR="116B2323" w:rsidRPr="54C4FC95">
        <w:rPr>
          <w:rFonts w:ascii="Times New Roman" w:hAnsi="Times New Roman" w:cs="Times New Roman"/>
        </w:rPr>
        <w:t>8</w:t>
      </w:r>
      <w:r w:rsidRPr="54C4FC95">
        <w:rPr>
          <w:rFonts w:ascii="Times New Roman" w:hAnsi="Times New Roman" w:cs="Times New Roman"/>
        </w:rPr>
        <w:t>] World Health Organisation. The WHO strategy on research for health. Geneva: World Health Organization; 2012.</w:t>
      </w:r>
    </w:p>
    <w:p w14:paraId="3DFE0DCF" w14:textId="77777777" w:rsidR="00BC5D8B" w:rsidRDefault="00BC5D8B" w:rsidP="000D3B0D">
      <w:pPr>
        <w:rPr>
          <w:rFonts w:ascii="Times New Roman" w:hAnsi="Times New Roman" w:cs="Times New Roman"/>
        </w:rPr>
      </w:pPr>
    </w:p>
    <w:p w14:paraId="4D570263" w14:textId="39E6462A" w:rsidR="009B14D1" w:rsidRPr="00A32138" w:rsidRDefault="009B14D1" w:rsidP="009B14D1">
      <w:pPr>
        <w:ind w:firstLine="0"/>
        <w:rPr>
          <w:ins w:id="39" w:author="Rhys Peploe" w:date="2026-05-12T14:32:00Z"/>
          <w:rFonts w:ascii="Times New Roman" w:hAnsi="Times New Roman" w:cs="Times New Roman"/>
          <w:b/>
          <w:bCs/>
        </w:rPr>
      </w:pPr>
      <w:ins w:id="40" w:author="Rhys Peploe" w:date="2026-05-12T14:32:00Z">
        <w:r w:rsidRPr="00A32138">
          <w:rPr>
            <w:rFonts w:ascii="Times New Roman" w:hAnsi="Times New Roman" w:cs="Times New Roman"/>
            <w:b/>
            <w:bCs/>
          </w:rPr>
          <w:t>S</w:t>
        </w:r>
        <w:r>
          <w:rPr>
            <w:rFonts w:ascii="Times New Roman" w:hAnsi="Times New Roman" w:cs="Times New Roman"/>
            <w:b/>
            <w:bCs/>
          </w:rPr>
          <w:t>1</w:t>
        </w:r>
        <w:r w:rsidRPr="00A32138">
          <w:rPr>
            <w:rFonts w:ascii="Times New Roman" w:hAnsi="Times New Roman" w:cs="Times New Roman"/>
            <w:b/>
            <w:bCs/>
          </w:rPr>
          <w:t xml:space="preserve"> </w:t>
        </w:r>
      </w:ins>
      <w:ins w:id="41" w:author="Rhys Peploe" w:date="2026-05-12T14:36:00Z">
        <w:r>
          <w:rPr>
            <w:rFonts w:ascii="Times New Roman" w:hAnsi="Times New Roman" w:cs="Times New Roman"/>
            <w:b/>
            <w:bCs/>
          </w:rPr>
          <w:t xml:space="preserve">Text </w:t>
        </w:r>
      </w:ins>
      <w:ins w:id="42" w:author="Rhys Peploe" w:date="2026-05-12T14:32:00Z">
        <w:r w:rsidRPr="00A32138">
          <w:rPr>
            <w:rFonts w:ascii="Times New Roman" w:hAnsi="Times New Roman" w:cs="Times New Roman"/>
            <w:b/>
            <w:bCs/>
          </w:rPr>
          <w:t xml:space="preserve">– PRISMA </w:t>
        </w:r>
        <w:r>
          <w:rPr>
            <w:rFonts w:ascii="Times New Roman" w:hAnsi="Times New Roman" w:cs="Times New Roman"/>
            <w:b/>
            <w:bCs/>
          </w:rPr>
          <w:t>A</w:t>
        </w:r>
        <w:r w:rsidRPr="00A32138">
          <w:rPr>
            <w:rFonts w:ascii="Times New Roman" w:hAnsi="Times New Roman" w:cs="Times New Roman"/>
            <w:b/>
            <w:bCs/>
          </w:rPr>
          <w:t>bstract checklist</w:t>
        </w:r>
      </w:ins>
    </w:p>
    <w:p w14:paraId="1E037532" w14:textId="3BB1BA5F" w:rsidR="009B14D1" w:rsidRPr="00E52606" w:rsidRDefault="009B14D1" w:rsidP="009B14D1">
      <w:pPr>
        <w:ind w:firstLine="0"/>
        <w:rPr>
          <w:ins w:id="43" w:author="Rhys Peploe" w:date="2026-05-12T14:32:00Z"/>
          <w:rFonts w:ascii="Times New Roman" w:hAnsi="Times New Roman" w:cs="Times New Roman"/>
          <w:b/>
          <w:bCs/>
        </w:rPr>
      </w:pPr>
      <w:ins w:id="44" w:author="Rhys Peploe" w:date="2026-05-12T14:32:00Z">
        <w:r w:rsidRPr="00A32138">
          <w:rPr>
            <w:rFonts w:ascii="Times New Roman" w:hAnsi="Times New Roman" w:cs="Times New Roman"/>
            <w:b/>
            <w:bCs/>
          </w:rPr>
          <w:t xml:space="preserve">S1 </w:t>
        </w:r>
      </w:ins>
      <w:ins w:id="45" w:author="Rhys Peploe" w:date="2026-05-12T14:36:00Z">
        <w:r>
          <w:rPr>
            <w:rFonts w:ascii="Times New Roman" w:hAnsi="Times New Roman" w:cs="Times New Roman"/>
            <w:b/>
            <w:bCs/>
          </w:rPr>
          <w:t xml:space="preserve">Text </w:t>
        </w:r>
      </w:ins>
      <w:ins w:id="46" w:author="Rhys Peploe" w:date="2026-05-12T14:32:00Z">
        <w:r w:rsidRPr="00A32138">
          <w:rPr>
            <w:rFonts w:ascii="Times New Roman" w:hAnsi="Times New Roman" w:cs="Times New Roman"/>
            <w:b/>
            <w:bCs/>
          </w:rPr>
          <w:t>– PRISMA checklist</w:t>
        </w:r>
      </w:ins>
    </w:p>
    <w:p w14:paraId="0C0821A7" w14:textId="0E185801" w:rsidR="00BC5D8B" w:rsidDel="009B14D1" w:rsidRDefault="00BC5D8B" w:rsidP="00512EBC">
      <w:pPr>
        <w:ind w:firstLine="0"/>
        <w:rPr>
          <w:del w:id="47" w:author="Rhys Peploe" w:date="2026-05-12T14:32:00Z"/>
          <w:rFonts w:ascii="Times New Roman" w:hAnsi="Times New Roman" w:cs="Times New Roman"/>
        </w:rPr>
      </w:pPr>
    </w:p>
    <w:p w14:paraId="0034D581" w14:textId="38D669EB" w:rsidR="00BC5D8B" w:rsidRPr="000E03F1" w:rsidRDefault="00BC5D8B" w:rsidP="00BC5D8B">
      <w:pPr>
        <w:ind w:firstLine="0"/>
        <w:rPr>
          <w:rFonts w:ascii="Times New Roman" w:hAnsi="Times New Roman" w:cs="Times New Roman"/>
          <w:b/>
        </w:rPr>
      </w:pPr>
      <w:r>
        <w:rPr>
          <w:rFonts w:ascii="Times New Roman" w:hAnsi="Times New Roman" w:cs="Times New Roman"/>
          <w:b/>
        </w:rPr>
        <w:t>S</w:t>
      </w:r>
      <w:ins w:id="48" w:author="Rhys Peploe" w:date="2026-05-12T14:32:00Z">
        <w:r w:rsidR="009B14D1">
          <w:rPr>
            <w:rFonts w:ascii="Times New Roman" w:hAnsi="Times New Roman" w:cs="Times New Roman"/>
            <w:b/>
          </w:rPr>
          <w:t>2</w:t>
        </w:r>
      </w:ins>
      <w:del w:id="49" w:author="Rhys Peploe" w:date="2026-05-12T14:32:00Z">
        <w:r w:rsidDel="009B14D1">
          <w:rPr>
            <w:rFonts w:ascii="Times New Roman" w:hAnsi="Times New Roman" w:cs="Times New Roman"/>
            <w:b/>
          </w:rPr>
          <w:delText>1</w:delText>
        </w:r>
      </w:del>
      <w:r>
        <w:rPr>
          <w:rFonts w:ascii="Times New Roman" w:hAnsi="Times New Roman" w:cs="Times New Roman"/>
          <w:b/>
        </w:rPr>
        <w:t xml:space="preserve"> </w:t>
      </w:r>
      <w:ins w:id="50" w:author="Rhys Peploe" w:date="2026-05-12T14:34:00Z">
        <w:r w:rsidR="009B14D1">
          <w:rPr>
            <w:rFonts w:ascii="Times New Roman" w:hAnsi="Times New Roman" w:cs="Times New Roman"/>
            <w:b/>
          </w:rPr>
          <w:t xml:space="preserve">Text </w:t>
        </w:r>
      </w:ins>
      <w:del w:id="51" w:author="Rhys Peploe" w:date="2026-05-12T14:35:00Z">
        <w:r w:rsidDel="009B14D1">
          <w:rPr>
            <w:rFonts w:ascii="Times New Roman" w:hAnsi="Times New Roman" w:cs="Times New Roman"/>
            <w:b/>
          </w:rPr>
          <w:delText>-</w:delText>
        </w:r>
      </w:del>
      <w:ins w:id="52" w:author="Rhys Peploe" w:date="2026-05-12T14:35:00Z">
        <w:r w:rsidR="009B14D1">
          <w:rPr>
            <w:rFonts w:ascii="Times New Roman" w:hAnsi="Times New Roman" w:cs="Times New Roman"/>
            <w:b/>
          </w:rPr>
          <w:t>– I</w:t>
        </w:r>
      </w:ins>
      <w:del w:id="53" w:author="Rhys Peploe" w:date="2026-05-12T14:34:00Z">
        <w:r w:rsidDel="009B14D1">
          <w:rPr>
            <w:rFonts w:ascii="Times New Roman" w:hAnsi="Times New Roman" w:cs="Times New Roman"/>
            <w:b/>
          </w:rPr>
          <w:delText xml:space="preserve"> </w:delText>
        </w:r>
        <w:r w:rsidRPr="000E03F1" w:rsidDel="009B14D1">
          <w:rPr>
            <w:rFonts w:ascii="Times New Roman" w:hAnsi="Times New Roman" w:cs="Times New Roman"/>
            <w:b/>
          </w:rPr>
          <w:delText>I</w:delText>
        </w:r>
      </w:del>
      <w:r w:rsidRPr="000E03F1">
        <w:rPr>
          <w:rFonts w:ascii="Times New Roman" w:hAnsi="Times New Roman" w:cs="Times New Roman"/>
          <w:b/>
        </w:rPr>
        <w:t xml:space="preserve">CTRP search terms for all NTDs </w:t>
      </w:r>
      <w:ins w:id="54" w:author="Rhys Peploe" w:date="2026-05-12T14:34:00Z">
        <w:r w:rsidR="009B14D1">
          <w:rPr>
            <w:rFonts w:ascii="Times New Roman" w:hAnsi="Times New Roman" w:cs="Times New Roman"/>
            <w:b/>
          </w:rPr>
          <w:t xml:space="preserve"> </w:t>
        </w:r>
      </w:ins>
    </w:p>
    <w:p w14:paraId="0D51A447" w14:textId="55965FDE" w:rsidR="00BC5D8B" w:rsidRPr="000E03F1" w:rsidRDefault="00BC5D8B" w:rsidP="00BC5D8B">
      <w:pPr>
        <w:ind w:firstLine="0"/>
      </w:pPr>
      <w:r w:rsidRPr="3A6DC042">
        <w:rPr>
          <w:rFonts w:eastAsiaTheme="minorEastAsia"/>
          <w:b/>
          <w:bCs/>
        </w:rPr>
        <w:t>S</w:t>
      </w:r>
      <w:ins w:id="55" w:author="Rhys Peploe" w:date="2026-05-12T14:32:00Z">
        <w:r w:rsidR="009B14D1">
          <w:rPr>
            <w:rFonts w:eastAsiaTheme="minorEastAsia"/>
            <w:b/>
            <w:bCs/>
          </w:rPr>
          <w:t>3</w:t>
        </w:r>
      </w:ins>
      <w:ins w:id="56" w:author="Rhys Peploe" w:date="2026-05-12T14:34:00Z">
        <w:r w:rsidR="009B14D1">
          <w:rPr>
            <w:rFonts w:eastAsiaTheme="minorEastAsia"/>
            <w:b/>
            <w:bCs/>
          </w:rPr>
          <w:t xml:space="preserve"> Table</w:t>
        </w:r>
      </w:ins>
      <w:del w:id="57" w:author="Rhys Peploe" w:date="2026-05-12T14:32:00Z">
        <w:r w:rsidRPr="3A6DC042" w:rsidDel="009B14D1">
          <w:rPr>
            <w:rFonts w:eastAsiaTheme="minorEastAsia"/>
            <w:b/>
            <w:bCs/>
          </w:rPr>
          <w:delText>2</w:delText>
        </w:r>
      </w:del>
      <w:r w:rsidRPr="3A6DC042">
        <w:rPr>
          <w:rFonts w:eastAsiaTheme="minorEastAsia"/>
          <w:b/>
          <w:bCs/>
        </w:rPr>
        <w:t xml:space="preserve"> – </w:t>
      </w:r>
      <w:r w:rsidRPr="00512EBC">
        <w:rPr>
          <w:rFonts w:ascii="Times New Roman" w:hAnsi="Times New Roman" w:cs="Times New Roman"/>
          <w:b/>
          <w:bCs/>
        </w:rPr>
        <w:t>Design of interventional studies</w:t>
      </w:r>
      <w:r w:rsidRPr="00512EBC">
        <w:rPr>
          <w:rFonts w:ascii="Times New Roman" w:eastAsiaTheme="minorEastAsia" w:hAnsi="Times New Roman" w:cs="Times New Roman"/>
          <w:b/>
          <w:bCs/>
        </w:rPr>
        <w:t xml:space="preserve">. </w:t>
      </w:r>
      <w:r w:rsidRPr="00512EBC">
        <w:rPr>
          <w:rFonts w:ascii="Times New Roman" w:eastAsiaTheme="minorEastAsia" w:hAnsi="Times New Roman" w:cs="Times New Roman"/>
        </w:rPr>
        <w:t>Note that column percentages may add to 99.9% or 100.1% due to rounding to one decimal point.</w:t>
      </w:r>
    </w:p>
    <w:p w14:paraId="6C1B5119" w14:textId="3A81DE85" w:rsidR="00BC5D8B" w:rsidRPr="000E03F1" w:rsidRDefault="00BC5D8B" w:rsidP="00BC5D8B">
      <w:pPr>
        <w:ind w:firstLine="0"/>
        <w:rPr>
          <w:rFonts w:ascii="Times New Roman" w:hAnsi="Times New Roman" w:cs="Times New Roman"/>
          <w:b/>
          <w:bCs/>
        </w:rPr>
      </w:pPr>
      <w:r w:rsidRPr="074960AC">
        <w:rPr>
          <w:rFonts w:ascii="Times New Roman" w:hAnsi="Times New Roman" w:cs="Times New Roman"/>
          <w:b/>
          <w:bCs/>
        </w:rPr>
        <w:t>S</w:t>
      </w:r>
      <w:ins w:id="58" w:author="Rhys Peploe" w:date="2026-05-12T14:32:00Z">
        <w:r w:rsidR="009B14D1">
          <w:rPr>
            <w:rFonts w:ascii="Times New Roman" w:hAnsi="Times New Roman" w:cs="Times New Roman"/>
            <w:b/>
            <w:bCs/>
          </w:rPr>
          <w:t>4</w:t>
        </w:r>
      </w:ins>
      <w:del w:id="59" w:author="Rhys Peploe" w:date="2026-05-12T14:32:00Z">
        <w:r w:rsidRPr="074960AC" w:rsidDel="009B14D1">
          <w:rPr>
            <w:rFonts w:ascii="Times New Roman" w:hAnsi="Times New Roman" w:cs="Times New Roman"/>
            <w:b/>
            <w:bCs/>
          </w:rPr>
          <w:delText>3</w:delText>
        </w:r>
      </w:del>
      <w:r w:rsidRPr="074960AC">
        <w:rPr>
          <w:rFonts w:ascii="Times New Roman" w:hAnsi="Times New Roman" w:cs="Times New Roman"/>
          <w:b/>
          <w:bCs/>
        </w:rPr>
        <w:t xml:space="preserve"> </w:t>
      </w:r>
      <w:ins w:id="60" w:author="Rhys Peploe" w:date="2026-05-12T14:34:00Z">
        <w:r w:rsidR="009B14D1">
          <w:rPr>
            <w:rFonts w:ascii="Times New Roman" w:hAnsi="Times New Roman" w:cs="Times New Roman"/>
            <w:b/>
            <w:bCs/>
          </w:rPr>
          <w:t xml:space="preserve">Table </w:t>
        </w:r>
      </w:ins>
      <w:r w:rsidRPr="074960AC">
        <w:rPr>
          <w:rFonts w:ascii="Times New Roman" w:hAnsi="Times New Roman" w:cs="Times New Roman"/>
          <w:b/>
          <w:bCs/>
        </w:rPr>
        <w:t>– Centre status of study by phase</w:t>
      </w:r>
    </w:p>
    <w:p w14:paraId="5DF93251" w14:textId="6DBCAC8D" w:rsidR="00BC5D8B" w:rsidRDefault="00512EBC" w:rsidP="00BC5D8B">
      <w:pPr>
        <w:ind w:firstLine="0"/>
        <w:rPr>
          <w:rFonts w:ascii="Times New Roman" w:hAnsi="Times New Roman" w:cs="Times New Roman"/>
        </w:rPr>
      </w:pPr>
      <w:r w:rsidRPr="00512EBC">
        <w:rPr>
          <w:rFonts w:ascii="Times New Roman" w:hAnsi="Times New Roman" w:cs="Times New Roman"/>
          <w:b/>
          <w:bCs/>
        </w:rPr>
        <w:t>S</w:t>
      </w:r>
      <w:ins w:id="61" w:author="Rhys Peploe" w:date="2026-05-12T14:32:00Z">
        <w:r w:rsidR="009B14D1">
          <w:rPr>
            <w:rFonts w:ascii="Times New Roman" w:hAnsi="Times New Roman" w:cs="Times New Roman"/>
            <w:b/>
            <w:bCs/>
          </w:rPr>
          <w:t>5</w:t>
        </w:r>
      </w:ins>
      <w:del w:id="62" w:author="Rhys Peploe" w:date="2026-05-12T14:32:00Z">
        <w:r w:rsidRPr="00512EBC" w:rsidDel="009B14D1">
          <w:rPr>
            <w:rFonts w:ascii="Times New Roman" w:hAnsi="Times New Roman" w:cs="Times New Roman"/>
            <w:b/>
            <w:bCs/>
          </w:rPr>
          <w:delText>4</w:delText>
        </w:r>
      </w:del>
      <w:r w:rsidRPr="00512EBC">
        <w:rPr>
          <w:rFonts w:ascii="Times New Roman" w:hAnsi="Times New Roman" w:cs="Times New Roman"/>
          <w:b/>
          <w:bCs/>
        </w:rPr>
        <w:t xml:space="preserve"> </w:t>
      </w:r>
      <w:ins w:id="63" w:author="Rhys Peploe" w:date="2026-05-12T14:34:00Z">
        <w:r w:rsidR="009B14D1">
          <w:rPr>
            <w:rFonts w:ascii="Times New Roman" w:hAnsi="Times New Roman" w:cs="Times New Roman"/>
            <w:b/>
            <w:bCs/>
          </w:rPr>
          <w:t xml:space="preserve">Fig </w:t>
        </w:r>
      </w:ins>
      <w:r w:rsidRPr="00512EBC">
        <w:rPr>
          <w:rFonts w:ascii="Times New Roman" w:hAnsi="Times New Roman" w:cs="Times New Roman"/>
          <w:b/>
          <w:bCs/>
        </w:rPr>
        <w:t>– Study phase by income group and disease.</w:t>
      </w:r>
      <w:r>
        <w:rPr>
          <w:rFonts w:ascii="Times New Roman" w:hAnsi="Times New Roman" w:cs="Times New Roman"/>
        </w:rPr>
        <w:t xml:space="preserve"> Length of bars represent the number of studies for each study phase, with annotated totals and proportion of total studies by disease.</w:t>
      </w:r>
    </w:p>
    <w:p w14:paraId="67160C4C" w14:textId="58011001" w:rsidR="00512EBC" w:rsidRDefault="00512EBC" w:rsidP="00512EBC">
      <w:pPr>
        <w:ind w:firstLine="0"/>
        <w:rPr>
          <w:rFonts w:ascii="Times New Roman" w:hAnsi="Times New Roman" w:cs="Times New Roman"/>
        </w:rPr>
      </w:pPr>
      <w:r w:rsidRPr="007F56DE">
        <w:rPr>
          <w:rFonts w:ascii="Times New Roman" w:hAnsi="Times New Roman" w:cs="Times New Roman"/>
          <w:b/>
          <w:bCs/>
        </w:rPr>
        <w:t>S</w:t>
      </w:r>
      <w:ins w:id="64" w:author="Rhys Peploe" w:date="2026-05-12T14:32:00Z">
        <w:r w:rsidR="009B14D1">
          <w:rPr>
            <w:rFonts w:ascii="Times New Roman" w:hAnsi="Times New Roman" w:cs="Times New Roman"/>
            <w:b/>
            <w:bCs/>
          </w:rPr>
          <w:t>6</w:t>
        </w:r>
      </w:ins>
      <w:ins w:id="65" w:author="Rhys Peploe" w:date="2026-05-12T14:34:00Z">
        <w:r w:rsidR="009B14D1" w:rsidRPr="009B14D1">
          <w:rPr>
            <w:rFonts w:ascii="Times New Roman" w:hAnsi="Times New Roman" w:cs="Times New Roman"/>
            <w:b/>
            <w:bCs/>
          </w:rPr>
          <w:t xml:space="preserve"> </w:t>
        </w:r>
        <w:r w:rsidR="009B14D1">
          <w:rPr>
            <w:rFonts w:ascii="Times New Roman" w:hAnsi="Times New Roman" w:cs="Times New Roman"/>
            <w:b/>
            <w:bCs/>
          </w:rPr>
          <w:t xml:space="preserve">Fig </w:t>
        </w:r>
      </w:ins>
      <w:del w:id="66" w:author="Rhys Peploe" w:date="2026-05-12T14:32:00Z">
        <w:r w:rsidRPr="007F56DE" w:rsidDel="009B14D1">
          <w:rPr>
            <w:rFonts w:ascii="Times New Roman" w:hAnsi="Times New Roman" w:cs="Times New Roman"/>
            <w:b/>
            <w:bCs/>
          </w:rPr>
          <w:delText>5</w:delText>
        </w:r>
      </w:del>
      <w:del w:id="67" w:author="Rhys Peploe" w:date="2026-05-12T14:34:00Z">
        <w:r w:rsidRPr="007F56DE" w:rsidDel="009B14D1">
          <w:rPr>
            <w:rFonts w:ascii="Times New Roman" w:hAnsi="Times New Roman" w:cs="Times New Roman"/>
            <w:b/>
            <w:bCs/>
          </w:rPr>
          <w:delText> </w:delText>
        </w:r>
      </w:del>
      <w:r w:rsidRPr="007F56DE">
        <w:rPr>
          <w:rFonts w:ascii="Times New Roman" w:hAnsi="Times New Roman" w:cs="Times New Roman"/>
          <w:b/>
          <w:bCs/>
        </w:rPr>
        <w:t>– Ranking of Chagas disease burden by country over time. </w:t>
      </w:r>
      <w:r w:rsidRPr="007F56DE">
        <w:rPr>
          <w:rFonts w:ascii="Times New Roman" w:hAnsi="Times New Roman" w:cs="Times New Roman"/>
        </w:rPr>
        <w:t>Disease burden is represented as the annual DALYs per million. Each dot is one year; countries are linked via edges/lines. Selected countries are highlighted in colours to show significant changes in ranking over the period 1999-2021 (2021 was the most recent burden data).  </w:t>
      </w:r>
    </w:p>
    <w:p w14:paraId="53E2BF36" w14:textId="6418354A" w:rsidR="00512EBC" w:rsidRDefault="00512EBC" w:rsidP="00512EBC">
      <w:pPr>
        <w:ind w:firstLine="0"/>
        <w:rPr>
          <w:rFonts w:ascii="Times New Roman" w:hAnsi="Times New Roman" w:cs="Times New Roman"/>
        </w:rPr>
      </w:pPr>
      <w:r w:rsidRPr="007F56DE">
        <w:rPr>
          <w:rFonts w:ascii="Times New Roman" w:hAnsi="Times New Roman" w:cs="Times New Roman"/>
          <w:b/>
          <w:bCs/>
        </w:rPr>
        <w:t>S</w:t>
      </w:r>
      <w:ins w:id="68" w:author="Rhys Peploe" w:date="2026-05-12T14:32:00Z">
        <w:r w:rsidR="009B14D1">
          <w:rPr>
            <w:rFonts w:ascii="Times New Roman" w:hAnsi="Times New Roman" w:cs="Times New Roman"/>
            <w:b/>
            <w:bCs/>
          </w:rPr>
          <w:t>7</w:t>
        </w:r>
      </w:ins>
      <w:del w:id="69" w:author="Rhys Peploe" w:date="2026-05-12T14:32:00Z">
        <w:r w:rsidRPr="007F56DE" w:rsidDel="009B14D1">
          <w:rPr>
            <w:rFonts w:ascii="Times New Roman" w:hAnsi="Times New Roman" w:cs="Times New Roman"/>
            <w:b/>
            <w:bCs/>
          </w:rPr>
          <w:delText>6</w:delText>
        </w:r>
      </w:del>
      <w:r w:rsidRPr="007F56DE">
        <w:rPr>
          <w:rFonts w:ascii="Times New Roman" w:hAnsi="Times New Roman" w:cs="Times New Roman"/>
          <w:b/>
          <w:bCs/>
        </w:rPr>
        <w:t> </w:t>
      </w:r>
      <w:ins w:id="70" w:author="Rhys Peploe" w:date="2026-05-12T14:34:00Z">
        <w:r w:rsidR="009B14D1">
          <w:rPr>
            <w:rFonts w:ascii="Times New Roman" w:hAnsi="Times New Roman" w:cs="Times New Roman"/>
            <w:b/>
            <w:bCs/>
          </w:rPr>
          <w:t>Fi</w:t>
        </w:r>
      </w:ins>
      <w:ins w:id="71" w:author="Rhys Peploe" w:date="2026-05-12T14:35:00Z">
        <w:r w:rsidR="009B14D1">
          <w:rPr>
            <w:rFonts w:ascii="Times New Roman" w:hAnsi="Times New Roman" w:cs="Times New Roman"/>
            <w:b/>
            <w:bCs/>
          </w:rPr>
          <w:t xml:space="preserve">g – </w:t>
        </w:r>
      </w:ins>
      <w:del w:id="72" w:author="Rhys Peploe" w:date="2026-05-12T14:35:00Z">
        <w:r w:rsidRPr="007F56DE" w:rsidDel="009B14D1">
          <w:rPr>
            <w:rFonts w:ascii="Times New Roman" w:hAnsi="Times New Roman" w:cs="Times New Roman"/>
            <w:b/>
            <w:bCs/>
          </w:rPr>
          <w:delText>- </w:delText>
        </w:r>
      </w:del>
      <w:r w:rsidRPr="007F56DE">
        <w:rPr>
          <w:rFonts w:ascii="Times New Roman" w:hAnsi="Times New Roman" w:cs="Times New Roman"/>
          <w:b/>
          <w:bCs/>
        </w:rPr>
        <w:t>Ranking of schistosomiasis disease burden by country over time. </w:t>
      </w:r>
      <w:r w:rsidRPr="007F56DE">
        <w:rPr>
          <w:rFonts w:ascii="Times New Roman" w:hAnsi="Times New Roman" w:cs="Times New Roman"/>
        </w:rPr>
        <w:t>Disease burden is represented as the annual DALYs per million. Each dot is one year; countries are linked via edges/lines. Selected countries are highlighted in colours to show significant changes in ranking over the period 1999-2021 (2021 was the most recent burden data). </w:t>
      </w:r>
    </w:p>
    <w:p w14:paraId="3CCE6145" w14:textId="75E418B4" w:rsidR="00512EBC" w:rsidRDefault="00512EBC" w:rsidP="00512EBC">
      <w:pPr>
        <w:ind w:firstLine="0"/>
        <w:rPr>
          <w:rFonts w:ascii="Times New Roman" w:hAnsi="Times New Roman" w:cs="Times New Roman"/>
        </w:rPr>
      </w:pPr>
      <w:r w:rsidRPr="007F56DE">
        <w:rPr>
          <w:rFonts w:ascii="Times New Roman" w:hAnsi="Times New Roman" w:cs="Times New Roman"/>
          <w:b/>
          <w:bCs/>
        </w:rPr>
        <w:t>S</w:t>
      </w:r>
      <w:ins w:id="73" w:author="Rhys Peploe" w:date="2026-05-12T14:32:00Z">
        <w:r w:rsidR="009B14D1">
          <w:rPr>
            <w:rFonts w:ascii="Times New Roman" w:hAnsi="Times New Roman" w:cs="Times New Roman"/>
            <w:b/>
            <w:bCs/>
          </w:rPr>
          <w:t>8</w:t>
        </w:r>
      </w:ins>
      <w:del w:id="74" w:author="Rhys Peploe" w:date="2026-05-12T14:32:00Z">
        <w:r w:rsidRPr="007F56DE" w:rsidDel="009B14D1">
          <w:rPr>
            <w:rFonts w:ascii="Times New Roman" w:hAnsi="Times New Roman" w:cs="Times New Roman"/>
            <w:b/>
            <w:bCs/>
          </w:rPr>
          <w:delText>7</w:delText>
        </w:r>
      </w:del>
      <w:r w:rsidRPr="007F56DE">
        <w:rPr>
          <w:rFonts w:ascii="Times New Roman" w:hAnsi="Times New Roman" w:cs="Times New Roman"/>
          <w:b/>
          <w:bCs/>
        </w:rPr>
        <w:t> </w:t>
      </w:r>
      <w:ins w:id="75" w:author="Rhys Peploe" w:date="2026-05-12T14:35:00Z">
        <w:r w:rsidR="009B14D1">
          <w:rPr>
            <w:rFonts w:ascii="Times New Roman" w:hAnsi="Times New Roman" w:cs="Times New Roman"/>
            <w:b/>
            <w:bCs/>
          </w:rPr>
          <w:t xml:space="preserve">Fig </w:t>
        </w:r>
      </w:ins>
      <w:del w:id="76" w:author="Rhys Peploe" w:date="2026-05-12T14:35:00Z">
        <w:r w:rsidRPr="007F56DE" w:rsidDel="009B14D1">
          <w:rPr>
            <w:rFonts w:ascii="Times New Roman" w:hAnsi="Times New Roman" w:cs="Times New Roman"/>
            <w:b/>
            <w:bCs/>
          </w:rPr>
          <w:delText>-</w:delText>
        </w:r>
      </w:del>
      <w:ins w:id="77" w:author="Rhys Peploe" w:date="2026-05-12T14:35:00Z">
        <w:r w:rsidR="009B14D1">
          <w:rPr>
            <w:rFonts w:ascii="Times New Roman" w:hAnsi="Times New Roman" w:cs="Times New Roman"/>
            <w:b/>
            <w:bCs/>
          </w:rPr>
          <w:t>–</w:t>
        </w:r>
      </w:ins>
      <w:r w:rsidRPr="007F56DE">
        <w:rPr>
          <w:rFonts w:ascii="Times New Roman" w:hAnsi="Times New Roman" w:cs="Times New Roman"/>
          <w:b/>
          <w:bCs/>
        </w:rPr>
        <w:t> Ranking of soil-transmitted helminthiases burden by country over time. </w:t>
      </w:r>
      <w:r w:rsidRPr="007F56DE">
        <w:rPr>
          <w:rFonts w:ascii="Times New Roman" w:hAnsi="Times New Roman" w:cs="Times New Roman"/>
        </w:rPr>
        <w:t>Disease burden is represented as the annual DALYs per million. Each dot is one year; countries are linked via edges/lines. Selected countries are highlighted in colours to show significant changes in ranking over the period 1999-2021 (2021 was the most recent burden data). </w:t>
      </w:r>
    </w:p>
    <w:p w14:paraId="18A5E7CF" w14:textId="65CCAFEC" w:rsidR="00512EBC" w:rsidDel="009B14D1" w:rsidRDefault="00512EBC" w:rsidP="00BC5D8B">
      <w:pPr>
        <w:ind w:firstLine="0"/>
        <w:rPr>
          <w:del w:id="78" w:author="Rhys Peploe" w:date="2026-05-12T14:36:00Z"/>
          <w:rFonts w:ascii="Times New Roman" w:hAnsi="Times New Roman" w:cs="Times New Roman"/>
        </w:rPr>
      </w:pPr>
      <w:r w:rsidRPr="007F56DE">
        <w:rPr>
          <w:rFonts w:ascii="Times New Roman" w:hAnsi="Times New Roman" w:cs="Times New Roman"/>
          <w:b/>
          <w:bCs/>
        </w:rPr>
        <w:t>S</w:t>
      </w:r>
      <w:ins w:id="79" w:author="Rhys Peploe" w:date="2026-05-12T14:32:00Z">
        <w:r w:rsidR="009B14D1">
          <w:rPr>
            <w:rFonts w:ascii="Times New Roman" w:hAnsi="Times New Roman" w:cs="Times New Roman"/>
            <w:b/>
            <w:bCs/>
          </w:rPr>
          <w:t>9</w:t>
        </w:r>
      </w:ins>
      <w:del w:id="80" w:author="Rhys Peploe" w:date="2026-05-12T14:32:00Z">
        <w:r w:rsidRPr="007F56DE" w:rsidDel="009B14D1">
          <w:rPr>
            <w:rFonts w:ascii="Times New Roman" w:hAnsi="Times New Roman" w:cs="Times New Roman"/>
            <w:b/>
            <w:bCs/>
          </w:rPr>
          <w:delText>8</w:delText>
        </w:r>
      </w:del>
      <w:r w:rsidRPr="007F56DE">
        <w:rPr>
          <w:rFonts w:ascii="Times New Roman" w:hAnsi="Times New Roman" w:cs="Times New Roman"/>
          <w:b/>
          <w:bCs/>
        </w:rPr>
        <w:t> </w:t>
      </w:r>
      <w:ins w:id="81" w:author="Rhys Peploe" w:date="2026-05-12T14:35:00Z">
        <w:r w:rsidR="009B14D1">
          <w:rPr>
            <w:rFonts w:ascii="Times New Roman" w:hAnsi="Times New Roman" w:cs="Times New Roman"/>
            <w:b/>
            <w:bCs/>
          </w:rPr>
          <w:t xml:space="preserve">Fig </w:t>
        </w:r>
      </w:ins>
      <w:del w:id="82" w:author="Rhys Peploe" w:date="2026-05-12T14:35:00Z">
        <w:r w:rsidRPr="007F56DE" w:rsidDel="009B14D1">
          <w:rPr>
            <w:rFonts w:ascii="Times New Roman" w:hAnsi="Times New Roman" w:cs="Times New Roman"/>
            <w:b/>
            <w:bCs/>
          </w:rPr>
          <w:delText>-</w:delText>
        </w:r>
      </w:del>
      <w:ins w:id="83" w:author="Rhys Peploe" w:date="2026-05-12T14:35:00Z">
        <w:r w:rsidR="009B14D1">
          <w:rPr>
            <w:rFonts w:ascii="Times New Roman" w:hAnsi="Times New Roman" w:cs="Times New Roman"/>
            <w:b/>
            <w:bCs/>
          </w:rPr>
          <w:t>–</w:t>
        </w:r>
      </w:ins>
      <w:r w:rsidRPr="007F56DE">
        <w:rPr>
          <w:rFonts w:ascii="Times New Roman" w:hAnsi="Times New Roman" w:cs="Times New Roman"/>
          <w:b/>
          <w:bCs/>
        </w:rPr>
        <w:t> Ranking of visceral leishmaniasis burden by country over time. </w:t>
      </w:r>
      <w:r w:rsidRPr="007F56DE">
        <w:rPr>
          <w:rFonts w:ascii="Times New Roman" w:hAnsi="Times New Roman" w:cs="Times New Roman"/>
        </w:rPr>
        <w:t>Disease burden is represented as the annual DALYs per million. Each dot is one year; countries are linked via edges/lines. Selected countries are highlighted in colours to show significant changes in ranking over the period 1999-2021 (2021 was the most recent burden data). </w:t>
      </w:r>
    </w:p>
    <w:p w14:paraId="207F3C4F" w14:textId="1899C3A1" w:rsidR="00E52606" w:rsidRPr="00A32138" w:rsidDel="009B14D1" w:rsidRDefault="00E52606" w:rsidP="00E52606">
      <w:pPr>
        <w:ind w:firstLine="0"/>
        <w:rPr>
          <w:del w:id="84" w:author="Rhys Peploe" w:date="2026-05-12T14:32:00Z"/>
          <w:rFonts w:ascii="Times New Roman" w:hAnsi="Times New Roman" w:cs="Times New Roman"/>
          <w:b/>
          <w:bCs/>
        </w:rPr>
      </w:pPr>
      <w:del w:id="85" w:author="Rhys Peploe" w:date="2026-05-12T14:32:00Z">
        <w:r w:rsidRPr="00A32138" w:rsidDel="009B14D1">
          <w:rPr>
            <w:rFonts w:ascii="Times New Roman" w:hAnsi="Times New Roman" w:cs="Times New Roman"/>
            <w:b/>
            <w:bCs/>
          </w:rPr>
          <w:delText>S</w:delText>
        </w:r>
      </w:del>
      <w:ins w:id="86" w:author="Kannan.RK" w:date="2026-05-06T13:47:00Z">
        <w:del w:id="87" w:author="Rhys Peploe" w:date="2026-05-12T14:32:00Z">
          <w:r w:rsidR="00D0422D" w:rsidDel="009B14D1">
            <w:rPr>
              <w:rFonts w:ascii="Times New Roman" w:hAnsi="Times New Roman" w:cs="Times New Roman"/>
              <w:b/>
              <w:bCs/>
            </w:rPr>
            <w:delText>1</w:delText>
          </w:r>
        </w:del>
      </w:ins>
      <w:del w:id="88" w:author="Rhys Peploe" w:date="2026-05-12T14:32:00Z">
        <w:r w:rsidRPr="00A32138" w:rsidDel="009B14D1">
          <w:rPr>
            <w:rFonts w:ascii="Times New Roman" w:hAnsi="Times New Roman" w:cs="Times New Roman"/>
            <w:b/>
            <w:bCs/>
          </w:rPr>
          <w:delText xml:space="preserve">9 – PRISMA </w:delText>
        </w:r>
      </w:del>
      <w:ins w:id="89" w:author="Kannan.RK" w:date="2026-05-06T13:47:00Z">
        <w:del w:id="90" w:author="Rhys Peploe" w:date="2026-05-12T14:32:00Z">
          <w:r w:rsidR="00D0422D" w:rsidDel="009B14D1">
            <w:rPr>
              <w:rFonts w:ascii="Times New Roman" w:hAnsi="Times New Roman" w:cs="Times New Roman"/>
              <w:b/>
              <w:bCs/>
            </w:rPr>
            <w:delText>A</w:delText>
          </w:r>
        </w:del>
      </w:ins>
      <w:del w:id="91" w:author="Rhys Peploe" w:date="2026-05-12T14:32:00Z">
        <w:r w:rsidRPr="00A32138" w:rsidDel="009B14D1">
          <w:rPr>
            <w:rFonts w:ascii="Times New Roman" w:hAnsi="Times New Roman" w:cs="Times New Roman"/>
            <w:b/>
            <w:bCs/>
          </w:rPr>
          <w:delText>abstract checklist</w:delText>
        </w:r>
      </w:del>
    </w:p>
    <w:p w14:paraId="5FC65CB4" w14:textId="06C84DA2" w:rsidR="00E52606" w:rsidRPr="00E52606" w:rsidRDefault="00E52606" w:rsidP="00BC5D8B">
      <w:pPr>
        <w:ind w:firstLine="0"/>
        <w:rPr>
          <w:rFonts w:ascii="Times New Roman" w:hAnsi="Times New Roman" w:cs="Times New Roman"/>
          <w:b/>
          <w:bCs/>
        </w:rPr>
      </w:pPr>
      <w:del w:id="92" w:author="Rhys Peploe" w:date="2026-05-12T14:32:00Z">
        <w:r w:rsidRPr="00A32138" w:rsidDel="009B14D1">
          <w:rPr>
            <w:rFonts w:ascii="Times New Roman" w:hAnsi="Times New Roman" w:cs="Times New Roman"/>
            <w:b/>
            <w:bCs/>
          </w:rPr>
          <w:delText>S10 – PRISMA checklist</w:delText>
        </w:r>
      </w:del>
    </w:p>
    <w:sectPr w:rsidR="00E52606" w:rsidRPr="00E52606" w:rsidSect="00F0574A">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CE4C1" w14:textId="77777777" w:rsidR="00055475" w:rsidRDefault="00055475" w:rsidP="00400998">
      <w:pPr>
        <w:spacing w:after="0" w:line="240" w:lineRule="auto"/>
      </w:pPr>
      <w:r>
        <w:separator/>
      </w:r>
    </w:p>
  </w:endnote>
  <w:endnote w:type="continuationSeparator" w:id="0">
    <w:p w14:paraId="0D32897A" w14:textId="77777777" w:rsidR="00055475" w:rsidRDefault="00055475" w:rsidP="00400998">
      <w:pPr>
        <w:spacing w:after="0" w:line="240" w:lineRule="auto"/>
      </w:pPr>
      <w:r>
        <w:continuationSeparator/>
      </w:r>
    </w:p>
  </w:endnote>
  <w:endnote w:type="continuationNotice" w:id="1">
    <w:p w14:paraId="7458630F" w14:textId="77777777" w:rsidR="00055475" w:rsidRDefault="000554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Sans">
    <w:altName w:val="Cambria"/>
    <w:charset w:val="00"/>
    <w:family w:val="auto"/>
    <w:pitch w:val="variable"/>
    <w:sig w:usb0="A00002FF" w:usb1="5000204B" w:usb2="00000000" w:usb3="00000000" w:csb0="00000197"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A9381" w14:textId="77777777" w:rsidR="00055475" w:rsidRDefault="00055475" w:rsidP="00400998">
      <w:pPr>
        <w:spacing w:after="0" w:line="240" w:lineRule="auto"/>
      </w:pPr>
      <w:r>
        <w:separator/>
      </w:r>
    </w:p>
  </w:footnote>
  <w:footnote w:type="continuationSeparator" w:id="0">
    <w:p w14:paraId="68E18DCC" w14:textId="77777777" w:rsidR="00055475" w:rsidRDefault="00055475" w:rsidP="00400998">
      <w:pPr>
        <w:spacing w:after="0" w:line="240" w:lineRule="auto"/>
      </w:pPr>
      <w:r>
        <w:continuationSeparator/>
      </w:r>
    </w:p>
  </w:footnote>
  <w:footnote w:type="continuationNotice" w:id="1">
    <w:p w14:paraId="01EF1791" w14:textId="77777777" w:rsidR="00055475" w:rsidRDefault="0005547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250B9"/>
    <w:multiLevelType w:val="hybridMultilevel"/>
    <w:tmpl w:val="72186E34"/>
    <w:lvl w:ilvl="0" w:tplc="9E1E7D1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77440D"/>
    <w:multiLevelType w:val="hybridMultilevel"/>
    <w:tmpl w:val="D8468808"/>
    <w:lvl w:ilvl="0" w:tplc="D202266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354E1A"/>
    <w:multiLevelType w:val="hybridMultilevel"/>
    <w:tmpl w:val="23C245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0F32AD"/>
    <w:multiLevelType w:val="hybridMultilevel"/>
    <w:tmpl w:val="975E7998"/>
    <w:lvl w:ilvl="0" w:tplc="C21E73C4">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30699F"/>
    <w:multiLevelType w:val="hybridMultilevel"/>
    <w:tmpl w:val="B596D69C"/>
    <w:lvl w:ilvl="0" w:tplc="37BA3F6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E11CF7"/>
    <w:multiLevelType w:val="multilevel"/>
    <w:tmpl w:val="EC4A7044"/>
    <w:styleLink w:val="Style1"/>
    <w:lvl w:ilvl="0">
      <w:start w:val="1"/>
      <w:numFmt w:val="decimal"/>
      <w:lvlText w:val="%1"/>
      <w:lvlJc w:val="left"/>
      <w:pPr>
        <w:ind w:left="360" w:hanging="360"/>
      </w:pPr>
      <w:rPr>
        <w:rFonts w:ascii="Nunito Sans" w:hAnsi="Nunito Sans" w:hint="default"/>
        <w:b/>
        <w:color w:val="538135" w:themeColor="accent6" w:themeShade="BF"/>
      </w:rPr>
    </w:lvl>
    <w:lvl w:ilvl="1">
      <w:start w:val="1"/>
      <w:numFmt w:val="lowerLetter"/>
      <w:lvlText w:val="%2"/>
      <w:lvlJc w:val="left"/>
      <w:pPr>
        <w:ind w:left="720" w:hanging="360"/>
      </w:pPr>
      <w:rPr>
        <w:rFonts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Wingdings" w:hAnsi="Wingdings"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o"/>
      <w:lvlJc w:val="left"/>
      <w:pPr>
        <w:ind w:left="2520" w:hanging="360"/>
      </w:pPr>
      <w:rPr>
        <w:rFonts w:ascii="Courier New" w:hAnsi="Courier New" w:hint="default"/>
      </w:rPr>
    </w:lvl>
    <w:lvl w:ilvl="7">
      <w:start w:val="1"/>
      <w:numFmt w:val="bullet"/>
      <w:lvlText w:val=""/>
      <w:lvlJc w:val="left"/>
      <w:pPr>
        <w:ind w:left="2880" w:hanging="360"/>
      </w:pPr>
      <w:rPr>
        <w:rFonts w:ascii="Wingdings" w:hAnsi="Wingdings" w:hint="default"/>
      </w:rPr>
    </w:lvl>
    <w:lvl w:ilvl="8">
      <w:start w:val="1"/>
      <w:numFmt w:val="bullet"/>
      <w:lvlText w:val="o"/>
      <w:lvlJc w:val="left"/>
      <w:pPr>
        <w:ind w:left="3240" w:hanging="360"/>
      </w:pPr>
      <w:rPr>
        <w:rFonts w:ascii="Courier New" w:hAnsi="Courier New" w:hint="default"/>
      </w:rPr>
    </w:lvl>
  </w:abstractNum>
  <w:abstractNum w:abstractNumId="6" w15:restartNumberingAfterBreak="0">
    <w:nsid w:val="318A39B1"/>
    <w:multiLevelType w:val="hybridMultilevel"/>
    <w:tmpl w:val="07885BFC"/>
    <w:lvl w:ilvl="0" w:tplc="3E0C9CB6">
      <w:start w:val="1"/>
      <w:numFmt w:val="bullet"/>
      <w:lvlText w:val=""/>
      <w:lvlJc w:val="left"/>
      <w:pPr>
        <w:ind w:left="1074" w:hanging="360"/>
      </w:pPr>
      <w:rPr>
        <w:rFonts w:ascii="Symbol" w:hAnsi="Symbol" w:hint="default"/>
      </w:rPr>
    </w:lvl>
    <w:lvl w:ilvl="1" w:tplc="A34AC276">
      <w:start w:val="1"/>
      <w:numFmt w:val="bullet"/>
      <w:lvlText w:val="o"/>
      <w:lvlJc w:val="left"/>
      <w:pPr>
        <w:ind w:left="1794" w:hanging="360"/>
      </w:pPr>
      <w:rPr>
        <w:rFonts w:ascii="Courier New" w:hAnsi="Courier New" w:hint="default"/>
      </w:rPr>
    </w:lvl>
    <w:lvl w:ilvl="2" w:tplc="AA0075F0">
      <w:start w:val="1"/>
      <w:numFmt w:val="bullet"/>
      <w:lvlText w:val=""/>
      <w:lvlJc w:val="left"/>
      <w:pPr>
        <w:ind w:left="2514" w:hanging="360"/>
      </w:pPr>
      <w:rPr>
        <w:rFonts w:ascii="Wingdings" w:hAnsi="Wingdings" w:hint="default"/>
      </w:rPr>
    </w:lvl>
    <w:lvl w:ilvl="3" w:tplc="1D605C12">
      <w:start w:val="1"/>
      <w:numFmt w:val="bullet"/>
      <w:lvlText w:val=""/>
      <w:lvlJc w:val="left"/>
      <w:pPr>
        <w:ind w:left="3234" w:hanging="360"/>
      </w:pPr>
      <w:rPr>
        <w:rFonts w:ascii="Symbol" w:hAnsi="Symbol" w:hint="default"/>
      </w:rPr>
    </w:lvl>
    <w:lvl w:ilvl="4" w:tplc="B4CEC1B0">
      <w:start w:val="1"/>
      <w:numFmt w:val="bullet"/>
      <w:lvlText w:val="o"/>
      <w:lvlJc w:val="left"/>
      <w:pPr>
        <w:ind w:left="3954" w:hanging="360"/>
      </w:pPr>
      <w:rPr>
        <w:rFonts w:ascii="Courier New" w:hAnsi="Courier New" w:hint="default"/>
      </w:rPr>
    </w:lvl>
    <w:lvl w:ilvl="5" w:tplc="18AE2FF4">
      <w:start w:val="1"/>
      <w:numFmt w:val="bullet"/>
      <w:lvlText w:val=""/>
      <w:lvlJc w:val="left"/>
      <w:pPr>
        <w:ind w:left="4674" w:hanging="360"/>
      </w:pPr>
      <w:rPr>
        <w:rFonts w:ascii="Wingdings" w:hAnsi="Wingdings" w:hint="default"/>
      </w:rPr>
    </w:lvl>
    <w:lvl w:ilvl="6" w:tplc="127A39DE">
      <w:start w:val="1"/>
      <w:numFmt w:val="bullet"/>
      <w:lvlText w:val=""/>
      <w:lvlJc w:val="left"/>
      <w:pPr>
        <w:ind w:left="5394" w:hanging="360"/>
      </w:pPr>
      <w:rPr>
        <w:rFonts w:ascii="Symbol" w:hAnsi="Symbol" w:hint="default"/>
      </w:rPr>
    </w:lvl>
    <w:lvl w:ilvl="7" w:tplc="52146080">
      <w:start w:val="1"/>
      <w:numFmt w:val="bullet"/>
      <w:lvlText w:val="o"/>
      <w:lvlJc w:val="left"/>
      <w:pPr>
        <w:ind w:left="6114" w:hanging="360"/>
      </w:pPr>
      <w:rPr>
        <w:rFonts w:ascii="Courier New" w:hAnsi="Courier New" w:hint="default"/>
      </w:rPr>
    </w:lvl>
    <w:lvl w:ilvl="8" w:tplc="A6BE51EC">
      <w:start w:val="1"/>
      <w:numFmt w:val="bullet"/>
      <w:lvlText w:val=""/>
      <w:lvlJc w:val="left"/>
      <w:pPr>
        <w:ind w:left="6834" w:hanging="360"/>
      </w:pPr>
      <w:rPr>
        <w:rFonts w:ascii="Wingdings" w:hAnsi="Wingdings" w:hint="default"/>
      </w:rPr>
    </w:lvl>
  </w:abstractNum>
  <w:abstractNum w:abstractNumId="7" w15:restartNumberingAfterBreak="0">
    <w:nsid w:val="3874789E"/>
    <w:multiLevelType w:val="hybridMultilevel"/>
    <w:tmpl w:val="2620E218"/>
    <w:lvl w:ilvl="0" w:tplc="CEFE6A7A">
      <w:start w:val="71"/>
      <w:numFmt w:val="bullet"/>
      <w:lvlText w:val="-"/>
      <w:lvlJc w:val="left"/>
      <w:pPr>
        <w:ind w:left="1077" w:hanging="360"/>
      </w:pPr>
      <w:rPr>
        <w:rFonts w:ascii="Times New Roman" w:eastAsiaTheme="minorHAnsi" w:hAnsi="Times New Roman" w:cs="Times New Roman"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51C52FF7"/>
    <w:multiLevelType w:val="hybridMultilevel"/>
    <w:tmpl w:val="A6627B44"/>
    <w:lvl w:ilvl="0" w:tplc="EB16348E">
      <w:start w:val="4"/>
      <w:numFmt w:val="decimal"/>
      <w:lvlText w:val="%1."/>
      <w:lvlJc w:val="left"/>
      <w:pPr>
        <w:ind w:left="108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402522"/>
    <w:multiLevelType w:val="hybridMultilevel"/>
    <w:tmpl w:val="A61AE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A94162"/>
    <w:multiLevelType w:val="hybridMultilevel"/>
    <w:tmpl w:val="388CB26A"/>
    <w:lvl w:ilvl="0" w:tplc="2FBA6448">
      <w:start w:val="1"/>
      <w:numFmt w:val="decimal"/>
      <w:lvlText w:val="%1"/>
      <w:lvlJc w:val="left"/>
      <w:pPr>
        <w:ind w:left="3769" w:hanging="181"/>
      </w:pPr>
      <w:rPr>
        <w:rFonts w:ascii="Georgia" w:eastAsia="Georgia" w:hAnsi="Georgia" w:cs="Georgia" w:hint="default"/>
        <w:b/>
        <w:bCs/>
        <w:i w:val="0"/>
        <w:iCs w:val="0"/>
        <w:spacing w:val="0"/>
        <w:w w:val="116"/>
        <w:sz w:val="20"/>
        <w:szCs w:val="20"/>
        <w:lang w:val="en-US" w:eastAsia="en-US" w:bidi="ar-SA"/>
      </w:rPr>
    </w:lvl>
    <w:lvl w:ilvl="1" w:tplc="87AE833E">
      <w:numFmt w:val="bullet"/>
      <w:lvlText w:val="•"/>
      <w:lvlJc w:val="left"/>
      <w:pPr>
        <w:ind w:left="4572" w:hanging="181"/>
      </w:pPr>
      <w:rPr>
        <w:lang w:val="en-US" w:eastAsia="en-US" w:bidi="ar-SA"/>
      </w:rPr>
    </w:lvl>
    <w:lvl w:ilvl="2" w:tplc="72383F98">
      <w:numFmt w:val="bullet"/>
      <w:lvlText w:val="•"/>
      <w:lvlJc w:val="left"/>
      <w:pPr>
        <w:ind w:left="5384" w:hanging="181"/>
      </w:pPr>
      <w:rPr>
        <w:lang w:val="en-US" w:eastAsia="en-US" w:bidi="ar-SA"/>
      </w:rPr>
    </w:lvl>
    <w:lvl w:ilvl="3" w:tplc="07E062C6">
      <w:numFmt w:val="bullet"/>
      <w:lvlText w:val="•"/>
      <w:lvlJc w:val="left"/>
      <w:pPr>
        <w:ind w:left="6196" w:hanging="181"/>
      </w:pPr>
      <w:rPr>
        <w:lang w:val="en-US" w:eastAsia="en-US" w:bidi="ar-SA"/>
      </w:rPr>
    </w:lvl>
    <w:lvl w:ilvl="4" w:tplc="D4C87AE0">
      <w:numFmt w:val="bullet"/>
      <w:lvlText w:val="•"/>
      <w:lvlJc w:val="left"/>
      <w:pPr>
        <w:ind w:left="7008" w:hanging="181"/>
      </w:pPr>
      <w:rPr>
        <w:lang w:val="en-US" w:eastAsia="en-US" w:bidi="ar-SA"/>
      </w:rPr>
    </w:lvl>
    <w:lvl w:ilvl="5" w:tplc="6AB2948E">
      <w:numFmt w:val="bullet"/>
      <w:lvlText w:val="•"/>
      <w:lvlJc w:val="left"/>
      <w:pPr>
        <w:ind w:left="7820" w:hanging="181"/>
      </w:pPr>
      <w:rPr>
        <w:lang w:val="en-US" w:eastAsia="en-US" w:bidi="ar-SA"/>
      </w:rPr>
    </w:lvl>
    <w:lvl w:ilvl="6" w:tplc="9EEE87EA">
      <w:numFmt w:val="bullet"/>
      <w:lvlText w:val="•"/>
      <w:lvlJc w:val="left"/>
      <w:pPr>
        <w:ind w:left="8632" w:hanging="181"/>
      </w:pPr>
      <w:rPr>
        <w:lang w:val="en-US" w:eastAsia="en-US" w:bidi="ar-SA"/>
      </w:rPr>
    </w:lvl>
    <w:lvl w:ilvl="7" w:tplc="B30A2E64">
      <w:numFmt w:val="bullet"/>
      <w:lvlText w:val="•"/>
      <w:lvlJc w:val="left"/>
      <w:pPr>
        <w:ind w:left="9444" w:hanging="181"/>
      </w:pPr>
      <w:rPr>
        <w:lang w:val="en-US" w:eastAsia="en-US" w:bidi="ar-SA"/>
      </w:rPr>
    </w:lvl>
    <w:lvl w:ilvl="8" w:tplc="FC281806">
      <w:numFmt w:val="bullet"/>
      <w:lvlText w:val="•"/>
      <w:lvlJc w:val="left"/>
      <w:pPr>
        <w:ind w:left="10256" w:hanging="181"/>
      </w:pPr>
      <w:rPr>
        <w:lang w:val="en-US" w:eastAsia="en-US" w:bidi="ar-SA"/>
      </w:rPr>
    </w:lvl>
  </w:abstractNum>
  <w:abstractNum w:abstractNumId="11" w15:restartNumberingAfterBreak="0">
    <w:nsid w:val="74955B4C"/>
    <w:multiLevelType w:val="hybridMultilevel"/>
    <w:tmpl w:val="7A6E5DB0"/>
    <w:lvl w:ilvl="0" w:tplc="EB16348E">
      <w:start w:val="4"/>
      <w:numFmt w:val="decimal"/>
      <w:lvlText w:val="%1."/>
      <w:lvlJc w:val="left"/>
      <w:pPr>
        <w:ind w:left="1080" w:hanging="360"/>
      </w:pPr>
      <w:rPr>
        <w:rFonts w:hint="default"/>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04690243">
    <w:abstractNumId w:val="6"/>
  </w:num>
  <w:num w:numId="2" w16cid:durableId="254478361">
    <w:abstractNumId w:val="5"/>
  </w:num>
  <w:num w:numId="3" w16cid:durableId="1930456968">
    <w:abstractNumId w:val="10"/>
    <w:lvlOverride w:ilvl="0">
      <w:startOverride w:val="1"/>
    </w:lvlOverride>
    <w:lvlOverride w:ilvl="1"/>
    <w:lvlOverride w:ilvl="2"/>
    <w:lvlOverride w:ilvl="3"/>
    <w:lvlOverride w:ilvl="4"/>
    <w:lvlOverride w:ilvl="5"/>
    <w:lvlOverride w:ilvl="6"/>
    <w:lvlOverride w:ilvl="7"/>
    <w:lvlOverride w:ilvl="8"/>
  </w:num>
  <w:num w:numId="4" w16cid:durableId="1178077513">
    <w:abstractNumId w:val="1"/>
  </w:num>
  <w:num w:numId="5" w16cid:durableId="15471929">
    <w:abstractNumId w:val="2"/>
  </w:num>
  <w:num w:numId="6" w16cid:durableId="199704620">
    <w:abstractNumId w:val="4"/>
  </w:num>
  <w:num w:numId="7" w16cid:durableId="773523359">
    <w:abstractNumId w:val="0"/>
  </w:num>
  <w:num w:numId="8" w16cid:durableId="1151482575">
    <w:abstractNumId w:val="3"/>
  </w:num>
  <w:num w:numId="9" w16cid:durableId="303125039">
    <w:abstractNumId w:val="11"/>
  </w:num>
  <w:num w:numId="10" w16cid:durableId="249043360">
    <w:abstractNumId w:val="8"/>
  </w:num>
  <w:num w:numId="11" w16cid:durableId="1095634564">
    <w:abstractNumId w:val="9"/>
  </w:num>
  <w:num w:numId="12" w16cid:durableId="140240590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nnan.RK">
    <w15:presenceInfo w15:providerId="None" w15:userId="Kannan.RK"/>
  </w15:person>
  <w15:person w15:author="Rhys Peploe">
    <w15:presenceInfo w15:providerId="AD" w15:userId="S::trop0602@ox.ac.uk::1d85e365-2b57-4234-a66b-a5bfbba51f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ocumentProtection w:edit="trackedChanges" w:enforcement="1" w:cryptProviderType="rsaAES" w:cryptAlgorithmClass="hash" w:cryptAlgorithmType="typeAny" w:cryptAlgorithmSid="14" w:cryptSpinCount="100000" w:hash="Eq6fqzBBZ2kCvN3IW/6HMtEmQD1A4ylIioo85mR1SZxeIWLpHi1jsLszhGOCWQPKAt/9svDw24MIUgSt5U7NoA==" w:salt="RuBgFPIeednWOEaNiZjT1A=="/>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998"/>
    <w:rsid w:val="00000754"/>
    <w:rsid w:val="000018C3"/>
    <w:rsid w:val="00004825"/>
    <w:rsid w:val="00006B8F"/>
    <w:rsid w:val="00010539"/>
    <w:rsid w:val="00011A05"/>
    <w:rsid w:val="00011ABA"/>
    <w:rsid w:val="000128B4"/>
    <w:rsid w:val="000135FA"/>
    <w:rsid w:val="0001402E"/>
    <w:rsid w:val="0002118F"/>
    <w:rsid w:val="00021C1A"/>
    <w:rsid w:val="00022818"/>
    <w:rsid w:val="00023B68"/>
    <w:rsid w:val="00026104"/>
    <w:rsid w:val="000264BC"/>
    <w:rsid w:val="000270CB"/>
    <w:rsid w:val="000300A3"/>
    <w:rsid w:val="00030D06"/>
    <w:rsid w:val="000311CF"/>
    <w:rsid w:val="00032073"/>
    <w:rsid w:val="00034B9F"/>
    <w:rsid w:val="0003765F"/>
    <w:rsid w:val="00040BA9"/>
    <w:rsid w:val="00041B32"/>
    <w:rsid w:val="0004456E"/>
    <w:rsid w:val="00044BB7"/>
    <w:rsid w:val="000469A7"/>
    <w:rsid w:val="000507C0"/>
    <w:rsid w:val="00054CB6"/>
    <w:rsid w:val="00055475"/>
    <w:rsid w:val="00060148"/>
    <w:rsid w:val="00060213"/>
    <w:rsid w:val="0006085A"/>
    <w:rsid w:val="000608B6"/>
    <w:rsid w:val="0006171B"/>
    <w:rsid w:val="00061818"/>
    <w:rsid w:val="00062391"/>
    <w:rsid w:val="00063024"/>
    <w:rsid w:val="0006305F"/>
    <w:rsid w:val="000660A1"/>
    <w:rsid w:val="00071D01"/>
    <w:rsid w:val="00073C0F"/>
    <w:rsid w:val="0007625F"/>
    <w:rsid w:val="00077E30"/>
    <w:rsid w:val="0008174D"/>
    <w:rsid w:val="00086044"/>
    <w:rsid w:val="00087007"/>
    <w:rsid w:val="00087367"/>
    <w:rsid w:val="00091390"/>
    <w:rsid w:val="0009435E"/>
    <w:rsid w:val="000943CF"/>
    <w:rsid w:val="00094B17"/>
    <w:rsid w:val="0009540E"/>
    <w:rsid w:val="0009586E"/>
    <w:rsid w:val="0009712E"/>
    <w:rsid w:val="0009714D"/>
    <w:rsid w:val="000978AD"/>
    <w:rsid w:val="00097A8D"/>
    <w:rsid w:val="000A0B39"/>
    <w:rsid w:val="000A130D"/>
    <w:rsid w:val="000A5265"/>
    <w:rsid w:val="000B0CCA"/>
    <w:rsid w:val="000B13C2"/>
    <w:rsid w:val="000B14A8"/>
    <w:rsid w:val="000B14CE"/>
    <w:rsid w:val="000B4E58"/>
    <w:rsid w:val="000C3264"/>
    <w:rsid w:val="000C4010"/>
    <w:rsid w:val="000C4139"/>
    <w:rsid w:val="000C51AC"/>
    <w:rsid w:val="000C5E0B"/>
    <w:rsid w:val="000C6BF6"/>
    <w:rsid w:val="000C760B"/>
    <w:rsid w:val="000D3B0D"/>
    <w:rsid w:val="000D3DC1"/>
    <w:rsid w:val="000D49A7"/>
    <w:rsid w:val="000D582D"/>
    <w:rsid w:val="000D7D04"/>
    <w:rsid w:val="000E03F1"/>
    <w:rsid w:val="000E30F1"/>
    <w:rsid w:val="000E3880"/>
    <w:rsid w:val="000E735B"/>
    <w:rsid w:val="000F194A"/>
    <w:rsid w:val="000F2D51"/>
    <w:rsid w:val="000F4068"/>
    <w:rsid w:val="000F6866"/>
    <w:rsid w:val="000F7DF2"/>
    <w:rsid w:val="00101363"/>
    <w:rsid w:val="0010149D"/>
    <w:rsid w:val="00101A07"/>
    <w:rsid w:val="00106871"/>
    <w:rsid w:val="00107965"/>
    <w:rsid w:val="0011133D"/>
    <w:rsid w:val="001158F7"/>
    <w:rsid w:val="00116345"/>
    <w:rsid w:val="00116366"/>
    <w:rsid w:val="0011742D"/>
    <w:rsid w:val="0012023B"/>
    <w:rsid w:val="00125405"/>
    <w:rsid w:val="0012747B"/>
    <w:rsid w:val="00127906"/>
    <w:rsid w:val="00127DE6"/>
    <w:rsid w:val="0013225F"/>
    <w:rsid w:val="00134025"/>
    <w:rsid w:val="00134D81"/>
    <w:rsid w:val="001365C1"/>
    <w:rsid w:val="00137581"/>
    <w:rsid w:val="00141A97"/>
    <w:rsid w:val="0014206D"/>
    <w:rsid w:val="001430F0"/>
    <w:rsid w:val="00143C87"/>
    <w:rsid w:val="00145137"/>
    <w:rsid w:val="0014775F"/>
    <w:rsid w:val="00153E7E"/>
    <w:rsid w:val="00154953"/>
    <w:rsid w:val="0015518C"/>
    <w:rsid w:val="001563E9"/>
    <w:rsid w:val="00157E3B"/>
    <w:rsid w:val="001614DA"/>
    <w:rsid w:val="0016190C"/>
    <w:rsid w:val="00163984"/>
    <w:rsid w:val="00163BA0"/>
    <w:rsid w:val="001686AE"/>
    <w:rsid w:val="0017729D"/>
    <w:rsid w:val="001804F6"/>
    <w:rsid w:val="00180A42"/>
    <w:rsid w:val="00183044"/>
    <w:rsid w:val="00184A17"/>
    <w:rsid w:val="00185077"/>
    <w:rsid w:val="0018513A"/>
    <w:rsid w:val="00186085"/>
    <w:rsid w:val="00186153"/>
    <w:rsid w:val="0018677B"/>
    <w:rsid w:val="001914A8"/>
    <w:rsid w:val="0019477A"/>
    <w:rsid w:val="001978BF"/>
    <w:rsid w:val="00197F15"/>
    <w:rsid w:val="001A197B"/>
    <w:rsid w:val="001A1A96"/>
    <w:rsid w:val="001A2ACD"/>
    <w:rsid w:val="001A4D74"/>
    <w:rsid w:val="001A785C"/>
    <w:rsid w:val="001A78C3"/>
    <w:rsid w:val="001A7CE0"/>
    <w:rsid w:val="001B15E4"/>
    <w:rsid w:val="001B15FA"/>
    <w:rsid w:val="001B198F"/>
    <w:rsid w:val="001B259A"/>
    <w:rsid w:val="001B5F8A"/>
    <w:rsid w:val="001B7DB5"/>
    <w:rsid w:val="001C0696"/>
    <w:rsid w:val="001C1DC8"/>
    <w:rsid w:val="001C20FC"/>
    <w:rsid w:val="001C240B"/>
    <w:rsid w:val="001C2855"/>
    <w:rsid w:val="001C34B1"/>
    <w:rsid w:val="001C3788"/>
    <w:rsid w:val="001C3C86"/>
    <w:rsid w:val="001D0594"/>
    <w:rsid w:val="001D09EF"/>
    <w:rsid w:val="001D0A60"/>
    <w:rsid w:val="001D5936"/>
    <w:rsid w:val="001D6323"/>
    <w:rsid w:val="001E0D51"/>
    <w:rsid w:val="001F120D"/>
    <w:rsid w:val="001F7016"/>
    <w:rsid w:val="001F7C62"/>
    <w:rsid w:val="001F7FEB"/>
    <w:rsid w:val="00202951"/>
    <w:rsid w:val="00202A48"/>
    <w:rsid w:val="00205EE0"/>
    <w:rsid w:val="00210563"/>
    <w:rsid w:val="002140BF"/>
    <w:rsid w:val="00214BD5"/>
    <w:rsid w:val="002163E9"/>
    <w:rsid w:val="00217FC7"/>
    <w:rsid w:val="002213D6"/>
    <w:rsid w:val="002227DF"/>
    <w:rsid w:val="0022378E"/>
    <w:rsid w:val="002247D8"/>
    <w:rsid w:val="002252E8"/>
    <w:rsid w:val="002278A0"/>
    <w:rsid w:val="00233BD1"/>
    <w:rsid w:val="0023401D"/>
    <w:rsid w:val="002347C0"/>
    <w:rsid w:val="00241064"/>
    <w:rsid w:val="002426DB"/>
    <w:rsid w:val="0024329B"/>
    <w:rsid w:val="00244172"/>
    <w:rsid w:val="002473AA"/>
    <w:rsid w:val="0025584E"/>
    <w:rsid w:val="00262F0E"/>
    <w:rsid w:val="002637B6"/>
    <w:rsid w:val="00265D6D"/>
    <w:rsid w:val="00266A38"/>
    <w:rsid w:val="0026A385"/>
    <w:rsid w:val="00270433"/>
    <w:rsid w:val="0027190B"/>
    <w:rsid w:val="0027313C"/>
    <w:rsid w:val="002752AF"/>
    <w:rsid w:val="00276EBA"/>
    <w:rsid w:val="00281E65"/>
    <w:rsid w:val="00284CDD"/>
    <w:rsid w:val="00285D66"/>
    <w:rsid w:val="00287C99"/>
    <w:rsid w:val="0029086C"/>
    <w:rsid w:val="00290E63"/>
    <w:rsid w:val="002924C7"/>
    <w:rsid w:val="00293CC8"/>
    <w:rsid w:val="00295894"/>
    <w:rsid w:val="00295B56"/>
    <w:rsid w:val="0029731D"/>
    <w:rsid w:val="00297391"/>
    <w:rsid w:val="00297B0B"/>
    <w:rsid w:val="002A3FA6"/>
    <w:rsid w:val="002A4016"/>
    <w:rsid w:val="002AA563"/>
    <w:rsid w:val="002B03CD"/>
    <w:rsid w:val="002B41B5"/>
    <w:rsid w:val="002C13D1"/>
    <w:rsid w:val="002C20E0"/>
    <w:rsid w:val="002C53A7"/>
    <w:rsid w:val="002C5EF4"/>
    <w:rsid w:val="002D00C4"/>
    <w:rsid w:val="002D0DC2"/>
    <w:rsid w:val="002D22CC"/>
    <w:rsid w:val="002D52E5"/>
    <w:rsid w:val="002D62B2"/>
    <w:rsid w:val="002E0D78"/>
    <w:rsid w:val="002E11D6"/>
    <w:rsid w:val="002E1996"/>
    <w:rsid w:val="002E352A"/>
    <w:rsid w:val="002E47BE"/>
    <w:rsid w:val="002EDAAE"/>
    <w:rsid w:val="002F1862"/>
    <w:rsid w:val="002F28C1"/>
    <w:rsid w:val="002F3F85"/>
    <w:rsid w:val="002F5CF5"/>
    <w:rsid w:val="002F6424"/>
    <w:rsid w:val="00300592"/>
    <w:rsid w:val="00300669"/>
    <w:rsid w:val="00303040"/>
    <w:rsid w:val="00305D92"/>
    <w:rsid w:val="00306F26"/>
    <w:rsid w:val="003071D3"/>
    <w:rsid w:val="0031102D"/>
    <w:rsid w:val="00316424"/>
    <w:rsid w:val="00316E9D"/>
    <w:rsid w:val="00317092"/>
    <w:rsid w:val="003179BF"/>
    <w:rsid w:val="00320341"/>
    <w:rsid w:val="0032161D"/>
    <w:rsid w:val="00323AB3"/>
    <w:rsid w:val="00324990"/>
    <w:rsid w:val="00324A14"/>
    <w:rsid w:val="00325808"/>
    <w:rsid w:val="003258FB"/>
    <w:rsid w:val="00327DBF"/>
    <w:rsid w:val="0033165E"/>
    <w:rsid w:val="003348A5"/>
    <w:rsid w:val="0033678C"/>
    <w:rsid w:val="003405D2"/>
    <w:rsid w:val="00341CB2"/>
    <w:rsid w:val="00345864"/>
    <w:rsid w:val="00346E00"/>
    <w:rsid w:val="00347D72"/>
    <w:rsid w:val="00350428"/>
    <w:rsid w:val="003529D4"/>
    <w:rsid w:val="00354BAA"/>
    <w:rsid w:val="00355F34"/>
    <w:rsid w:val="00357EDE"/>
    <w:rsid w:val="00364225"/>
    <w:rsid w:val="00370FF7"/>
    <w:rsid w:val="00371439"/>
    <w:rsid w:val="00372D3F"/>
    <w:rsid w:val="00373117"/>
    <w:rsid w:val="003736B0"/>
    <w:rsid w:val="00373766"/>
    <w:rsid w:val="00373D01"/>
    <w:rsid w:val="003772F0"/>
    <w:rsid w:val="003811A6"/>
    <w:rsid w:val="00384AF5"/>
    <w:rsid w:val="003852EC"/>
    <w:rsid w:val="00385F17"/>
    <w:rsid w:val="00390549"/>
    <w:rsid w:val="0039383C"/>
    <w:rsid w:val="003938A0"/>
    <w:rsid w:val="00395C91"/>
    <w:rsid w:val="003963DE"/>
    <w:rsid w:val="003963FD"/>
    <w:rsid w:val="003A47B6"/>
    <w:rsid w:val="003A5A7A"/>
    <w:rsid w:val="003A5AE1"/>
    <w:rsid w:val="003A6636"/>
    <w:rsid w:val="003A76D6"/>
    <w:rsid w:val="003B05CB"/>
    <w:rsid w:val="003B07EA"/>
    <w:rsid w:val="003B338E"/>
    <w:rsid w:val="003B4783"/>
    <w:rsid w:val="003B53D7"/>
    <w:rsid w:val="003B5D2C"/>
    <w:rsid w:val="003B5E11"/>
    <w:rsid w:val="003B61C7"/>
    <w:rsid w:val="003B7BAE"/>
    <w:rsid w:val="003C1D5A"/>
    <w:rsid w:val="003C362A"/>
    <w:rsid w:val="003C3A74"/>
    <w:rsid w:val="003C3CE3"/>
    <w:rsid w:val="003C3FC1"/>
    <w:rsid w:val="003C4499"/>
    <w:rsid w:val="003E02BB"/>
    <w:rsid w:val="003E795A"/>
    <w:rsid w:val="003F0359"/>
    <w:rsid w:val="003F0E27"/>
    <w:rsid w:val="003F16F3"/>
    <w:rsid w:val="003F22BC"/>
    <w:rsid w:val="003F36EE"/>
    <w:rsid w:val="003F3729"/>
    <w:rsid w:val="003F436F"/>
    <w:rsid w:val="003F5F6E"/>
    <w:rsid w:val="003F6D4C"/>
    <w:rsid w:val="00400998"/>
    <w:rsid w:val="00406D8C"/>
    <w:rsid w:val="004104C2"/>
    <w:rsid w:val="004132D4"/>
    <w:rsid w:val="00413991"/>
    <w:rsid w:val="00413AE6"/>
    <w:rsid w:val="004265B0"/>
    <w:rsid w:val="00426B51"/>
    <w:rsid w:val="0042C270"/>
    <w:rsid w:val="00430AC6"/>
    <w:rsid w:val="0043382E"/>
    <w:rsid w:val="00434102"/>
    <w:rsid w:val="00436961"/>
    <w:rsid w:val="004375E3"/>
    <w:rsid w:val="00440B2B"/>
    <w:rsid w:val="004423A4"/>
    <w:rsid w:val="00442DBB"/>
    <w:rsid w:val="00443548"/>
    <w:rsid w:val="004456E1"/>
    <w:rsid w:val="0044683D"/>
    <w:rsid w:val="0044689F"/>
    <w:rsid w:val="00446B5E"/>
    <w:rsid w:val="00448295"/>
    <w:rsid w:val="00451A83"/>
    <w:rsid w:val="00452590"/>
    <w:rsid w:val="00454FD6"/>
    <w:rsid w:val="00456B0C"/>
    <w:rsid w:val="00457487"/>
    <w:rsid w:val="00459361"/>
    <w:rsid w:val="00466C9C"/>
    <w:rsid w:val="004681ED"/>
    <w:rsid w:val="00474504"/>
    <w:rsid w:val="00474FF4"/>
    <w:rsid w:val="00475256"/>
    <w:rsid w:val="00476288"/>
    <w:rsid w:val="0048200C"/>
    <w:rsid w:val="004840D5"/>
    <w:rsid w:val="004906EE"/>
    <w:rsid w:val="004908B5"/>
    <w:rsid w:val="00492AE0"/>
    <w:rsid w:val="00493E0E"/>
    <w:rsid w:val="00493FC5"/>
    <w:rsid w:val="0049550C"/>
    <w:rsid w:val="004979AF"/>
    <w:rsid w:val="004A1A31"/>
    <w:rsid w:val="004A4117"/>
    <w:rsid w:val="004A675D"/>
    <w:rsid w:val="004A6C5E"/>
    <w:rsid w:val="004A7139"/>
    <w:rsid w:val="004B09C4"/>
    <w:rsid w:val="004B3BB5"/>
    <w:rsid w:val="004B7A7A"/>
    <w:rsid w:val="004B7DF2"/>
    <w:rsid w:val="004C413D"/>
    <w:rsid w:val="004C449D"/>
    <w:rsid w:val="004C5A63"/>
    <w:rsid w:val="004C6571"/>
    <w:rsid w:val="004D0234"/>
    <w:rsid w:val="004D6FD2"/>
    <w:rsid w:val="004D73E1"/>
    <w:rsid w:val="004E203B"/>
    <w:rsid w:val="004F08AE"/>
    <w:rsid w:val="004F17A3"/>
    <w:rsid w:val="0050068D"/>
    <w:rsid w:val="005011D1"/>
    <w:rsid w:val="00503D98"/>
    <w:rsid w:val="00504904"/>
    <w:rsid w:val="00505E96"/>
    <w:rsid w:val="005060B4"/>
    <w:rsid w:val="00512EBC"/>
    <w:rsid w:val="00514192"/>
    <w:rsid w:val="00515E47"/>
    <w:rsid w:val="00520B72"/>
    <w:rsid w:val="00520D1E"/>
    <w:rsid w:val="00522C02"/>
    <w:rsid w:val="0052305E"/>
    <w:rsid w:val="00524B51"/>
    <w:rsid w:val="00527B9A"/>
    <w:rsid w:val="00530BA9"/>
    <w:rsid w:val="00535369"/>
    <w:rsid w:val="00543681"/>
    <w:rsid w:val="00543AD9"/>
    <w:rsid w:val="005459E2"/>
    <w:rsid w:val="00547E28"/>
    <w:rsid w:val="00552115"/>
    <w:rsid w:val="00556D5E"/>
    <w:rsid w:val="00557268"/>
    <w:rsid w:val="00557C41"/>
    <w:rsid w:val="0055B833"/>
    <w:rsid w:val="00566208"/>
    <w:rsid w:val="00566B1C"/>
    <w:rsid w:val="00566F0F"/>
    <w:rsid w:val="00570227"/>
    <w:rsid w:val="0057071F"/>
    <w:rsid w:val="00572D11"/>
    <w:rsid w:val="00573AF3"/>
    <w:rsid w:val="005760A7"/>
    <w:rsid w:val="0058103E"/>
    <w:rsid w:val="00583609"/>
    <w:rsid w:val="005853BE"/>
    <w:rsid w:val="00590213"/>
    <w:rsid w:val="00590723"/>
    <w:rsid w:val="00591529"/>
    <w:rsid w:val="00593432"/>
    <w:rsid w:val="005A1061"/>
    <w:rsid w:val="005A406A"/>
    <w:rsid w:val="005A4BF0"/>
    <w:rsid w:val="005A52DB"/>
    <w:rsid w:val="005A562F"/>
    <w:rsid w:val="005A5EF6"/>
    <w:rsid w:val="005A7AB6"/>
    <w:rsid w:val="005A7E49"/>
    <w:rsid w:val="005B1AFB"/>
    <w:rsid w:val="005B2E7D"/>
    <w:rsid w:val="005B331F"/>
    <w:rsid w:val="005B38CC"/>
    <w:rsid w:val="005B4543"/>
    <w:rsid w:val="005B597A"/>
    <w:rsid w:val="005B6F60"/>
    <w:rsid w:val="005B74D0"/>
    <w:rsid w:val="005B7FB1"/>
    <w:rsid w:val="005C24AE"/>
    <w:rsid w:val="005C31C1"/>
    <w:rsid w:val="005C51C4"/>
    <w:rsid w:val="005C5C8D"/>
    <w:rsid w:val="005C6B89"/>
    <w:rsid w:val="005C6FEC"/>
    <w:rsid w:val="005D0113"/>
    <w:rsid w:val="005D15D0"/>
    <w:rsid w:val="005D4E78"/>
    <w:rsid w:val="005D68E4"/>
    <w:rsid w:val="005E0926"/>
    <w:rsid w:val="005E3DB3"/>
    <w:rsid w:val="005E3F28"/>
    <w:rsid w:val="005E5304"/>
    <w:rsid w:val="005E5732"/>
    <w:rsid w:val="005E6887"/>
    <w:rsid w:val="005EF41A"/>
    <w:rsid w:val="005F445F"/>
    <w:rsid w:val="005F627B"/>
    <w:rsid w:val="005F6623"/>
    <w:rsid w:val="00601810"/>
    <w:rsid w:val="00604A3F"/>
    <w:rsid w:val="00605ABD"/>
    <w:rsid w:val="00606D6E"/>
    <w:rsid w:val="00610464"/>
    <w:rsid w:val="00610959"/>
    <w:rsid w:val="00615A8D"/>
    <w:rsid w:val="0061629C"/>
    <w:rsid w:val="006178F0"/>
    <w:rsid w:val="00620B9A"/>
    <w:rsid w:val="006213C5"/>
    <w:rsid w:val="006214CC"/>
    <w:rsid w:val="006216D9"/>
    <w:rsid w:val="0062291E"/>
    <w:rsid w:val="006236D6"/>
    <w:rsid w:val="00630C02"/>
    <w:rsid w:val="006321D8"/>
    <w:rsid w:val="00632F02"/>
    <w:rsid w:val="00634535"/>
    <w:rsid w:val="00634B2D"/>
    <w:rsid w:val="00635F0E"/>
    <w:rsid w:val="006402E4"/>
    <w:rsid w:val="00644FE9"/>
    <w:rsid w:val="0065150E"/>
    <w:rsid w:val="0065162F"/>
    <w:rsid w:val="00651697"/>
    <w:rsid w:val="0065676B"/>
    <w:rsid w:val="00657385"/>
    <w:rsid w:val="00657526"/>
    <w:rsid w:val="006626E0"/>
    <w:rsid w:val="00666AB2"/>
    <w:rsid w:val="0066995E"/>
    <w:rsid w:val="00670AF5"/>
    <w:rsid w:val="00671079"/>
    <w:rsid w:val="0067128B"/>
    <w:rsid w:val="0067240F"/>
    <w:rsid w:val="00673EA0"/>
    <w:rsid w:val="00673F21"/>
    <w:rsid w:val="00674519"/>
    <w:rsid w:val="00680F22"/>
    <w:rsid w:val="0068166A"/>
    <w:rsid w:val="00686622"/>
    <w:rsid w:val="006921DB"/>
    <w:rsid w:val="00694F6E"/>
    <w:rsid w:val="00696CAB"/>
    <w:rsid w:val="0069E86A"/>
    <w:rsid w:val="006A306C"/>
    <w:rsid w:val="006A50F5"/>
    <w:rsid w:val="006A65AA"/>
    <w:rsid w:val="006A66DE"/>
    <w:rsid w:val="006A68E2"/>
    <w:rsid w:val="006AA122"/>
    <w:rsid w:val="006B02FF"/>
    <w:rsid w:val="006B04A3"/>
    <w:rsid w:val="006B3CF3"/>
    <w:rsid w:val="006B5249"/>
    <w:rsid w:val="006B5FD0"/>
    <w:rsid w:val="006BBBD5"/>
    <w:rsid w:val="006C1403"/>
    <w:rsid w:val="006C1425"/>
    <w:rsid w:val="006C2511"/>
    <w:rsid w:val="006C4BEF"/>
    <w:rsid w:val="006C54A8"/>
    <w:rsid w:val="006C5C53"/>
    <w:rsid w:val="006D0185"/>
    <w:rsid w:val="006D15BB"/>
    <w:rsid w:val="006D1754"/>
    <w:rsid w:val="006D2020"/>
    <w:rsid w:val="006D4B12"/>
    <w:rsid w:val="006D71C3"/>
    <w:rsid w:val="006E0CE6"/>
    <w:rsid w:val="006E644C"/>
    <w:rsid w:val="006F07E2"/>
    <w:rsid w:val="006F0CE9"/>
    <w:rsid w:val="006F0F84"/>
    <w:rsid w:val="006F1E66"/>
    <w:rsid w:val="006F3E1C"/>
    <w:rsid w:val="006F412F"/>
    <w:rsid w:val="006F4B9D"/>
    <w:rsid w:val="006F5378"/>
    <w:rsid w:val="006F7FD8"/>
    <w:rsid w:val="0070313B"/>
    <w:rsid w:val="00703F9F"/>
    <w:rsid w:val="0070401F"/>
    <w:rsid w:val="00707275"/>
    <w:rsid w:val="00707972"/>
    <w:rsid w:val="0071345C"/>
    <w:rsid w:val="0071417A"/>
    <w:rsid w:val="0071459F"/>
    <w:rsid w:val="0071500C"/>
    <w:rsid w:val="00715FF3"/>
    <w:rsid w:val="00716005"/>
    <w:rsid w:val="00716BC8"/>
    <w:rsid w:val="0071709A"/>
    <w:rsid w:val="0072003F"/>
    <w:rsid w:val="00722552"/>
    <w:rsid w:val="00725EEB"/>
    <w:rsid w:val="00726431"/>
    <w:rsid w:val="007279E9"/>
    <w:rsid w:val="00730D70"/>
    <w:rsid w:val="00731627"/>
    <w:rsid w:val="007367AB"/>
    <w:rsid w:val="00740391"/>
    <w:rsid w:val="00742286"/>
    <w:rsid w:val="00743FD4"/>
    <w:rsid w:val="0074420A"/>
    <w:rsid w:val="00745D32"/>
    <w:rsid w:val="00751343"/>
    <w:rsid w:val="00751AD4"/>
    <w:rsid w:val="00752CD5"/>
    <w:rsid w:val="00754D35"/>
    <w:rsid w:val="00755D02"/>
    <w:rsid w:val="00761743"/>
    <w:rsid w:val="00766460"/>
    <w:rsid w:val="00766723"/>
    <w:rsid w:val="00767B8B"/>
    <w:rsid w:val="007737C1"/>
    <w:rsid w:val="00774D78"/>
    <w:rsid w:val="00775582"/>
    <w:rsid w:val="00775F62"/>
    <w:rsid w:val="007766D2"/>
    <w:rsid w:val="007767F7"/>
    <w:rsid w:val="00780364"/>
    <w:rsid w:val="00780BDE"/>
    <w:rsid w:val="0078159D"/>
    <w:rsid w:val="00781A1F"/>
    <w:rsid w:val="00781BA5"/>
    <w:rsid w:val="00782F03"/>
    <w:rsid w:val="00783947"/>
    <w:rsid w:val="00784330"/>
    <w:rsid w:val="00785E5E"/>
    <w:rsid w:val="00790EE3"/>
    <w:rsid w:val="007913FC"/>
    <w:rsid w:val="00794D31"/>
    <w:rsid w:val="007950CC"/>
    <w:rsid w:val="007967AA"/>
    <w:rsid w:val="0079765F"/>
    <w:rsid w:val="007A0ED0"/>
    <w:rsid w:val="007A125D"/>
    <w:rsid w:val="007A17C3"/>
    <w:rsid w:val="007A2571"/>
    <w:rsid w:val="007A2CFA"/>
    <w:rsid w:val="007A2E5F"/>
    <w:rsid w:val="007A30BE"/>
    <w:rsid w:val="007A70F0"/>
    <w:rsid w:val="007A7B65"/>
    <w:rsid w:val="007B0258"/>
    <w:rsid w:val="007B071E"/>
    <w:rsid w:val="007B2CED"/>
    <w:rsid w:val="007B35D5"/>
    <w:rsid w:val="007B7884"/>
    <w:rsid w:val="007C22BD"/>
    <w:rsid w:val="007C4B09"/>
    <w:rsid w:val="007C655E"/>
    <w:rsid w:val="007C6BD4"/>
    <w:rsid w:val="007C7067"/>
    <w:rsid w:val="007D2738"/>
    <w:rsid w:val="007D5F39"/>
    <w:rsid w:val="007D7FBA"/>
    <w:rsid w:val="007E1979"/>
    <w:rsid w:val="007E24C8"/>
    <w:rsid w:val="007F206D"/>
    <w:rsid w:val="007F22B3"/>
    <w:rsid w:val="007F3A84"/>
    <w:rsid w:val="007F43E9"/>
    <w:rsid w:val="007F56DE"/>
    <w:rsid w:val="007F5FC9"/>
    <w:rsid w:val="007F6472"/>
    <w:rsid w:val="00803377"/>
    <w:rsid w:val="00806045"/>
    <w:rsid w:val="00807F06"/>
    <w:rsid w:val="00810083"/>
    <w:rsid w:val="00816D8E"/>
    <w:rsid w:val="00816E6E"/>
    <w:rsid w:val="00826B44"/>
    <w:rsid w:val="00830A95"/>
    <w:rsid w:val="00830AB0"/>
    <w:rsid w:val="0083524C"/>
    <w:rsid w:val="008352C0"/>
    <w:rsid w:val="00840BD5"/>
    <w:rsid w:val="00841DB1"/>
    <w:rsid w:val="008458E9"/>
    <w:rsid w:val="00861B95"/>
    <w:rsid w:val="00862466"/>
    <w:rsid w:val="00863DF3"/>
    <w:rsid w:val="00864B60"/>
    <w:rsid w:val="0086889C"/>
    <w:rsid w:val="0087002E"/>
    <w:rsid w:val="00870E95"/>
    <w:rsid w:val="00871699"/>
    <w:rsid w:val="008729C4"/>
    <w:rsid w:val="008731EA"/>
    <w:rsid w:val="0087328B"/>
    <w:rsid w:val="00873F6B"/>
    <w:rsid w:val="008741C5"/>
    <w:rsid w:val="00874E2A"/>
    <w:rsid w:val="0087564F"/>
    <w:rsid w:val="008767E7"/>
    <w:rsid w:val="0087698C"/>
    <w:rsid w:val="008809B1"/>
    <w:rsid w:val="0088175A"/>
    <w:rsid w:val="00883480"/>
    <w:rsid w:val="00884894"/>
    <w:rsid w:val="008849E7"/>
    <w:rsid w:val="00890DEB"/>
    <w:rsid w:val="00897682"/>
    <w:rsid w:val="008A3640"/>
    <w:rsid w:val="008A3E69"/>
    <w:rsid w:val="008A7D2E"/>
    <w:rsid w:val="008B0B68"/>
    <w:rsid w:val="008B0E12"/>
    <w:rsid w:val="008B1086"/>
    <w:rsid w:val="008B36E6"/>
    <w:rsid w:val="008B5DB8"/>
    <w:rsid w:val="008B5E59"/>
    <w:rsid w:val="008B7680"/>
    <w:rsid w:val="008C03F6"/>
    <w:rsid w:val="008C1207"/>
    <w:rsid w:val="008C177B"/>
    <w:rsid w:val="008C1E01"/>
    <w:rsid w:val="008C3F8D"/>
    <w:rsid w:val="008C407E"/>
    <w:rsid w:val="008C58E2"/>
    <w:rsid w:val="008C740F"/>
    <w:rsid w:val="008C7923"/>
    <w:rsid w:val="008D5D11"/>
    <w:rsid w:val="008D7422"/>
    <w:rsid w:val="008E139E"/>
    <w:rsid w:val="008E345C"/>
    <w:rsid w:val="008E37D9"/>
    <w:rsid w:val="008E46E2"/>
    <w:rsid w:val="008E4828"/>
    <w:rsid w:val="008E4AB4"/>
    <w:rsid w:val="008E5A8F"/>
    <w:rsid w:val="008F006B"/>
    <w:rsid w:val="008F01F5"/>
    <w:rsid w:val="008F1FB7"/>
    <w:rsid w:val="008F238D"/>
    <w:rsid w:val="008F27B8"/>
    <w:rsid w:val="008F31C9"/>
    <w:rsid w:val="008F34D6"/>
    <w:rsid w:val="008F722E"/>
    <w:rsid w:val="008F7853"/>
    <w:rsid w:val="00900B47"/>
    <w:rsid w:val="00903027"/>
    <w:rsid w:val="0090488A"/>
    <w:rsid w:val="00906113"/>
    <w:rsid w:val="00906669"/>
    <w:rsid w:val="0091000A"/>
    <w:rsid w:val="0091046A"/>
    <w:rsid w:val="00910B25"/>
    <w:rsid w:val="009154F8"/>
    <w:rsid w:val="00915810"/>
    <w:rsid w:val="00915986"/>
    <w:rsid w:val="00915F11"/>
    <w:rsid w:val="0091754A"/>
    <w:rsid w:val="0092016D"/>
    <w:rsid w:val="00924501"/>
    <w:rsid w:val="00926750"/>
    <w:rsid w:val="00927B1D"/>
    <w:rsid w:val="00932CD3"/>
    <w:rsid w:val="009339F1"/>
    <w:rsid w:val="00940745"/>
    <w:rsid w:val="0094110B"/>
    <w:rsid w:val="009465EB"/>
    <w:rsid w:val="00946C8A"/>
    <w:rsid w:val="009525E4"/>
    <w:rsid w:val="00963143"/>
    <w:rsid w:val="009635A6"/>
    <w:rsid w:val="00967EFA"/>
    <w:rsid w:val="00971E86"/>
    <w:rsid w:val="00973AF4"/>
    <w:rsid w:val="00973CDD"/>
    <w:rsid w:val="00974674"/>
    <w:rsid w:val="00974D58"/>
    <w:rsid w:val="00977E05"/>
    <w:rsid w:val="009810BE"/>
    <w:rsid w:val="00981695"/>
    <w:rsid w:val="009827F9"/>
    <w:rsid w:val="0098341D"/>
    <w:rsid w:val="00984E68"/>
    <w:rsid w:val="00985F8D"/>
    <w:rsid w:val="0098701F"/>
    <w:rsid w:val="009901D4"/>
    <w:rsid w:val="00994E4C"/>
    <w:rsid w:val="00996DE0"/>
    <w:rsid w:val="009A0552"/>
    <w:rsid w:val="009A14F6"/>
    <w:rsid w:val="009A20E0"/>
    <w:rsid w:val="009A58D2"/>
    <w:rsid w:val="009B14D1"/>
    <w:rsid w:val="009B34F0"/>
    <w:rsid w:val="009B4A8A"/>
    <w:rsid w:val="009B56E8"/>
    <w:rsid w:val="009B7D1D"/>
    <w:rsid w:val="009C008C"/>
    <w:rsid w:val="009C3844"/>
    <w:rsid w:val="009C44E0"/>
    <w:rsid w:val="009C5F98"/>
    <w:rsid w:val="009C612E"/>
    <w:rsid w:val="009D23C9"/>
    <w:rsid w:val="009D3A15"/>
    <w:rsid w:val="009E093F"/>
    <w:rsid w:val="009E143C"/>
    <w:rsid w:val="009E1F40"/>
    <w:rsid w:val="009E23B9"/>
    <w:rsid w:val="009E5D27"/>
    <w:rsid w:val="009F725E"/>
    <w:rsid w:val="00A0067F"/>
    <w:rsid w:val="00A02713"/>
    <w:rsid w:val="00A02BF0"/>
    <w:rsid w:val="00A03195"/>
    <w:rsid w:val="00A048FD"/>
    <w:rsid w:val="00A05F7D"/>
    <w:rsid w:val="00A1117F"/>
    <w:rsid w:val="00A15323"/>
    <w:rsid w:val="00A20183"/>
    <w:rsid w:val="00A2055F"/>
    <w:rsid w:val="00A20C3C"/>
    <w:rsid w:val="00A2348D"/>
    <w:rsid w:val="00A24644"/>
    <w:rsid w:val="00A25FEF"/>
    <w:rsid w:val="00A27FD7"/>
    <w:rsid w:val="00A32C26"/>
    <w:rsid w:val="00A33A53"/>
    <w:rsid w:val="00A33D9F"/>
    <w:rsid w:val="00A40700"/>
    <w:rsid w:val="00A40C7C"/>
    <w:rsid w:val="00A46935"/>
    <w:rsid w:val="00A47DFA"/>
    <w:rsid w:val="00A53249"/>
    <w:rsid w:val="00A53643"/>
    <w:rsid w:val="00A5517E"/>
    <w:rsid w:val="00A56164"/>
    <w:rsid w:val="00A57CBF"/>
    <w:rsid w:val="00A61BEB"/>
    <w:rsid w:val="00A63F31"/>
    <w:rsid w:val="00A64881"/>
    <w:rsid w:val="00A64D03"/>
    <w:rsid w:val="00A669BD"/>
    <w:rsid w:val="00A66EA7"/>
    <w:rsid w:val="00A71DAD"/>
    <w:rsid w:val="00A75889"/>
    <w:rsid w:val="00A769EE"/>
    <w:rsid w:val="00A824D5"/>
    <w:rsid w:val="00A86146"/>
    <w:rsid w:val="00A8681A"/>
    <w:rsid w:val="00A87B3C"/>
    <w:rsid w:val="00A87EAB"/>
    <w:rsid w:val="00A93232"/>
    <w:rsid w:val="00A93506"/>
    <w:rsid w:val="00A94622"/>
    <w:rsid w:val="00A975AD"/>
    <w:rsid w:val="00A9ACD5"/>
    <w:rsid w:val="00AA01D8"/>
    <w:rsid w:val="00AA123D"/>
    <w:rsid w:val="00AA1C57"/>
    <w:rsid w:val="00AA39CA"/>
    <w:rsid w:val="00AA42D3"/>
    <w:rsid w:val="00AA4ADE"/>
    <w:rsid w:val="00AB0176"/>
    <w:rsid w:val="00AB45AA"/>
    <w:rsid w:val="00AB46D5"/>
    <w:rsid w:val="00AB7B59"/>
    <w:rsid w:val="00AC20E8"/>
    <w:rsid w:val="00AC5E02"/>
    <w:rsid w:val="00AC66E8"/>
    <w:rsid w:val="00AC9CB7"/>
    <w:rsid w:val="00AD40A7"/>
    <w:rsid w:val="00AD50F9"/>
    <w:rsid w:val="00AD5D55"/>
    <w:rsid w:val="00AD6427"/>
    <w:rsid w:val="00AE16D8"/>
    <w:rsid w:val="00AE2D3E"/>
    <w:rsid w:val="00AE3834"/>
    <w:rsid w:val="00AE3DAA"/>
    <w:rsid w:val="00AE685D"/>
    <w:rsid w:val="00AE756C"/>
    <w:rsid w:val="00AE7A56"/>
    <w:rsid w:val="00AF05DD"/>
    <w:rsid w:val="00AF0DD0"/>
    <w:rsid w:val="00AF1BED"/>
    <w:rsid w:val="00AF2610"/>
    <w:rsid w:val="00AF34C7"/>
    <w:rsid w:val="00AF7864"/>
    <w:rsid w:val="00B0335C"/>
    <w:rsid w:val="00B03A47"/>
    <w:rsid w:val="00B11714"/>
    <w:rsid w:val="00B207B5"/>
    <w:rsid w:val="00B230F6"/>
    <w:rsid w:val="00B24570"/>
    <w:rsid w:val="00B2478B"/>
    <w:rsid w:val="00B25799"/>
    <w:rsid w:val="00B259BB"/>
    <w:rsid w:val="00B32C4A"/>
    <w:rsid w:val="00B35F12"/>
    <w:rsid w:val="00B4109C"/>
    <w:rsid w:val="00B4166B"/>
    <w:rsid w:val="00B41C09"/>
    <w:rsid w:val="00B420A9"/>
    <w:rsid w:val="00B4839E"/>
    <w:rsid w:val="00B500AF"/>
    <w:rsid w:val="00B50B80"/>
    <w:rsid w:val="00B51444"/>
    <w:rsid w:val="00B51E27"/>
    <w:rsid w:val="00B6058A"/>
    <w:rsid w:val="00B60C42"/>
    <w:rsid w:val="00B67CE9"/>
    <w:rsid w:val="00B7078D"/>
    <w:rsid w:val="00B7464A"/>
    <w:rsid w:val="00B751FE"/>
    <w:rsid w:val="00B802D3"/>
    <w:rsid w:val="00B83D36"/>
    <w:rsid w:val="00B85276"/>
    <w:rsid w:val="00B8560D"/>
    <w:rsid w:val="00B87BF2"/>
    <w:rsid w:val="00B91171"/>
    <w:rsid w:val="00B91E82"/>
    <w:rsid w:val="00B92756"/>
    <w:rsid w:val="00B96143"/>
    <w:rsid w:val="00B98186"/>
    <w:rsid w:val="00BA3C64"/>
    <w:rsid w:val="00BA7244"/>
    <w:rsid w:val="00BA77EE"/>
    <w:rsid w:val="00BB1FCB"/>
    <w:rsid w:val="00BB3BF3"/>
    <w:rsid w:val="00BB622A"/>
    <w:rsid w:val="00BC0165"/>
    <w:rsid w:val="00BC1374"/>
    <w:rsid w:val="00BC4DEA"/>
    <w:rsid w:val="00BC5D8B"/>
    <w:rsid w:val="00BD2168"/>
    <w:rsid w:val="00BD7D9E"/>
    <w:rsid w:val="00BE2FA1"/>
    <w:rsid w:val="00BE7644"/>
    <w:rsid w:val="00BF02BA"/>
    <w:rsid w:val="00BF4387"/>
    <w:rsid w:val="00BF6D4F"/>
    <w:rsid w:val="00BF7191"/>
    <w:rsid w:val="00C01BAB"/>
    <w:rsid w:val="00C05FD9"/>
    <w:rsid w:val="00C10097"/>
    <w:rsid w:val="00C10C30"/>
    <w:rsid w:val="00C114BE"/>
    <w:rsid w:val="00C1193D"/>
    <w:rsid w:val="00C13D20"/>
    <w:rsid w:val="00C22BC0"/>
    <w:rsid w:val="00C26F03"/>
    <w:rsid w:val="00C27B44"/>
    <w:rsid w:val="00C2F254"/>
    <w:rsid w:val="00C30C68"/>
    <w:rsid w:val="00C36005"/>
    <w:rsid w:val="00C36B57"/>
    <w:rsid w:val="00C3711F"/>
    <w:rsid w:val="00C37CEF"/>
    <w:rsid w:val="00C4084B"/>
    <w:rsid w:val="00C42D00"/>
    <w:rsid w:val="00C45B31"/>
    <w:rsid w:val="00C50238"/>
    <w:rsid w:val="00C514EB"/>
    <w:rsid w:val="00C52654"/>
    <w:rsid w:val="00C539BF"/>
    <w:rsid w:val="00C57188"/>
    <w:rsid w:val="00C5DDE4"/>
    <w:rsid w:val="00C629DE"/>
    <w:rsid w:val="00C64DA5"/>
    <w:rsid w:val="00C66341"/>
    <w:rsid w:val="00C668F6"/>
    <w:rsid w:val="00C66FE1"/>
    <w:rsid w:val="00C67670"/>
    <w:rsid w:val="00C67BF3"/>
    <w:rsid w:val="00C70EF9"/>
    <w:rsid w:val="00C70F39"/>
    <w:rsid w:val="00C7406F"/>
    <w:rsid w:val="00C77275"/>
    <w:rsid w:val="00C7D2A9"/>
    <w:rsid w:val="00C7FA7F"/>
    <w:rsid w:val="00C80A5A"/>
    <w:rsid w:val="00C82B65"/>
    <w:rsid w:val="00C84C94"/>
    <w:rsid w:val="00C857C7"/>
    <w:rsid w:val="00C87558"/>
    <w:rsid w:val="00C975C9"/>
    <w:rsid w:val="00CA5244"/>
    <w:rsid w:val="00CA645B"/>
    <w:rsid w:val="00CA6877"/>
    <w:rsid w:val="00CA6B85"/>
    <w:rsid w:val="00CB1394"/>
    <w:rsid w:val="00CB53F3"/>
    <w:rsid w:val="00CB598E"/>
    <w:rsid w:val="00CC287D"/>
    <w:rsid w:val="00CC2F81"/>
    <w:rsid w:val="00CC5202"/>
    <w:rsid w:val="00CC575C"/>
    <w:rsid w:val="00CC6B0A"/>
    <w:rsid w:val="00CC769B"/>
    <w:rsid w:val="00CD01C5"/>
    <w:rsid w:val="00CD0863"/>
    <w:rsid w:val="00CD0957"/>
    <w:rsid w:val="00CD0C7B"/>
    <w:rsid w:val="00CD312D"/>
    <w:rsid w:val="00CD437F"/>
    <w:rsid w:val="00CD6EF2"/>
    <w:rsid w:val="00CD72E2"/>
    <w:rsid w:val="00CD7F47"/>
    <w:rsid w:val="00CE0000"/>
    <w:rsid w:val="00CE17D6"/>
    <w:rsid w:val="00CE18D4"/>
    <w:rsid w:val="00CE21AD"/>
    <w:rsid w:val="00CE440A"/>
    <w:rsid w:val="00CE5A3B"/>
    <w:rsid w:val="00CE7219"/>
    <w:rsid w:val="00CF18F9"/>
    <w:rsid w:val="00CF620D"/>
    <w:rsid w:val="00CF6407"/>
    <w:rsid w:val="00CF74DF"/>
    <w:rsid w:val="00D0422D"/>
    <w:rsid w:val="00D04FC7"/>
    <w:rsid w:val="00D05832"/>
    <w:rsid w:val="00D0656F"/>
    <w:rsid w:val="00D0796F"/>
    <w:rsid w:val="00D10DAA"/>
    <w:rsid w:val="00D131A0"/>
    <w:rsid w:val="00D14317"/>
    <w:rsid w:val="00D14DDB"/>
    <w:rsid w:val="00D207E0"/>
    <w:rsid w:val="00D220FE"/>
    <w:rsid w:val="00D22C97"/>
    <w:rsid w:val="00D245AF"/>
    <w:rsid w:val="00D248AF"/>
    <w:rsid w:val="00D30F5E"/>
    <w:rsid w:val="00D31907"/>
    <w:rsid w:val="00D32A53"/>
    <w:rsid w:val="00D3435E"/>
    <w:rsid w:val="00D40085"/>
    <w:rsid w:val="00D41CA6"/>
    <w:rsid w:val="00D437DA"/>
    <w:rsid w:val="00D44030"/>
    <w:rsid w:val="00D44DD1"/>
    <w:rsid w:val="00D4578C"/>
    <w:rsid w:val="00D46733"/>
    <w:rsid w:val="00D46FAC"/>
    <w:rsid w:val="00D500A0"/>
    <w:rsid w:val="00D52651"/>
    <w:rsid w:val="00D5A6ED"/>
    <w:rsid w:val="00D6321A"/>
    <w:rsid w:val="00D650F7"/>
    <w:rsid w:val="00D66667"/>
    <w:rsid w:val="00D7094A"/>
    <w:rsid w:val="00D73E63"/>
    <w:rsid w:val="00D75B64"/>
    <w:rsid w:val="00D75C48"/>
    <w:rsid w:val="00D7747B"/>
    <w:rsid w:val="00D7E7FE"/>
    <w:rsid w:val="00D84AFA"/>
    <w:rsid w:val="00D860D9"/>
    <w:rsid w:val="00D8D3B1"/>
    <w:rsid w:val="00D90246"/>
    <w:rsid w:val="00D91B33"/>
    <w:rsid w:val="00D93236"/>
    <w:rsid w:val="00D95D86"/>
    <w:rsid w:val="00D9789C"/>
    <w:rsid w:val="00D978F9"/>
    <w:rsid w:val="00D9DC43"/>
    <w:rsid w:val="00DA130E"/>
    <w:rsid w:val="00DA1502"/>
    <w:rsid w:val="00DA1639"/>
    <w:rsid w:val="00DA2AF3"/>
    <w:rsid w:val="00DA2B61"/>
    <w:rsid w:val="00DA2E14"/>
    <w:rsid w:val="00DA5EB2"/>
    <w:rsid w:val="00DA68E3"/>
    <w:rsid w:val="00DAB146"/>
    <w:rsid w:val="00DB0AA6"/>
    <w:rsid w:val="00DB28ED"/>
    <w:rsid w:val="00DB290F"/>
    <w:rsid w:val="00DB306B"/>
    <w:rsid w:val="00DC1B0A"/>
    <w:rsid w:val="00DC2B67"/>
    <w:rsid w:val="00DC5114"/>
    <w:rsid w:val="00DC533C"/>
    <w:rsid w:val="00DC58A3"/>
    <w:rsid w:val="00DC7683"/>
    <w:rsid w:val="00DD032D"/>
    <w:rsid w:val="00DD0661"/>
    <w:rsid w:val="00DD1D87"/>
    <w:rsid w:val="00DD3808"/>
    <w:rsid w:val="00DD7987"/>
    <w:rsid w:val="00DE0914"/>
    <w:rsid w:val="00DE352F"/>
    <w:rsid w:val="00DE49CB"/>
    <w:rsid w:val="00DE50D5"/>
    <w:rsid w:val="00DE6836"/>
    <w:rsid w:val="00DE7919"/>
    <w:rsid w:val="00DF068F"/>
    <w:rsid w:val="00DF3171"/>
    <w:rsid w:val="00DF3599"/>
    <w:rsid w:val="00DF4ADF"/>
    <w:rsid w:val="00DF5C00"/>
    <w:rsid w:val="00E00693"/>
    <w:rsid w:val="00E01B9F"/>
    <w:rsid w:val="00E02ECC"/>
    <w:rsid w:val="00E05BC4"/>
    <w:rsid w:val="00E05C15"/>
    <w:rsid w:val="00E06C15"/>
    <w:rsid w:val="00E1217D"/>
    <w:rsid w:val="00E129E9"/>
    <w:rsid w:val="00E16C53"/>
    <w:rsid w:val="00E174E0"/>
    <w:rsid w:val="00E17DD3"/>
    <w:rsid w:val="00E21390"/>
    <w:rsid w:val="00E21D08"/>
    <w:rsid w:val="00E233DB"/>
    <w:rsid w:val="00E24086"/>
    <w:rsid w:val="00E26B00"/>
    <w:rsid w:val="00E3000F"/>
    <w:rsid w:val="00E3016B"/>
    <w:rsid w:val="00E33EF2"/>
    <w:rsid w:val="00E37679"/>
    <w:rsid w:val="00E37767"/>
    <w:rsid w:val="00E4412E"/>
    <w:rsid w:val="00E44848"/>
    <w:rsid w:val="00E478D9"/>
    <w:rsid w:val="00E502F5"/>
    <w:rsid w:val="00E50EE2"/>
    <w:rsid w:val="00E52606"/>
    <w:rsid w:val="00E55016"/>
    <w:rsid w:val="00E62759"/>
    <w:rsid w:val="00E6739B"/>
    <w:rsid w:val="00E6763C"/>
    <w:rsid w:val="00E76404"/>
    <w:rsid w:val="00E82198"/>
    <w:rsid w:val="00E83102"/>
    <w:rsid w:val="00E8681E"/>
    <w:rsid w:val="00E86E43"/>
    <w:rsid w:val="00E87346"/>
    <w:rsid w:val="00E87CD7"/>
    <w:rsid w:val="00E918BF"/>
    <w:rsid w:val="00E9379A"/>
    <w:rsid w:val="00E95834"/>
    <w:rsid w:val="00E97970"/>
    <w:rsid w:val="00EA11A5"/>
    <w:rsid w:val="00EA1425"/>
    <w:rsid w:val="00EA2B56"/>
    <w:rsid w:val="00EA30DA"/>
    <w:rsid w:val="00EA3435"/>
    <w:rsid w:val="00EA4367"/>
    <w:rsid w:val="00EA4A52"/>
    <w:rsid w:val="00EA7C5E"/>
    <w:rsid w:val="00EB03D0"/>
    <w:rsid w:val="00EB34F2"/>
    <w:rsid w:val="00EB3545"/>
    <w:rsid w:val="00EB6802"/>
    <w:rsid w:val="00EC1053"/>
    <w:rsid w:val="00EC4457"/>
    <w:rsid w:val="00EC5EE3"/>
    <w:rsid w:val="00EC6576"/>
    <w:rsid w:val="00EC7BFA"/>
    <w:rsid w:val="00ED00E0"/>
    <w:rsid w:val="00ED33FA"/>
    <w:rsid w:val="00ED55D8"/>
    <w:rsid w:val="00ED5B48"/>
    <w:rsid w:val="00EE34DB"/>
    <w:rsid w:val="00EE3730"/>
    <w:rsid w:val="00EE4B80"/>
    <w:rsid w:val="00EF112E"/>
    <w:rsid w:val="00EF2C68"/>
    <w:rsid w:val="00EF3110"/>
    <w:rsid w:val="00EF4AD5"/>
    <w:rsid w:val="00F017D7"/>
    <w:rsid w:val="00F0574A"/>
    <w:rsid w:val="00F1051B"/>
    <w:rsid w:val="00F10767"/>
    <w:rsid w:val="00F10BBB"/>
    <w:rsid w:val="00F11054"/>
    <w:rsid w:val="00F119ED"/>
    <w:rsid w:val="00F15263"/>
    <w:rsid w:val="00F17D59"/>
    <w:rsid w:val="00F2000C"/>
    <w:rsid w:val="00F209EB"/>
    <w:rsid w:val="00F220BA"/>
    <w:rsid w:val="00F23266"/>
    <w:rsid w:val="00F237B5"/>
    <w:rsid w:val="00F23AD3"/>
    <w:rsid w:val="00F257C6"/>
    <w:rsid w:val="00F26054"/>
    <w:rsid w:val="00F2BEC3"/>
    <w:rsid w:val="00F30ED4"/>
    <w:rsid w:val="00F331E0"/>
    <w:rsid w:val="00F338AF"/>
    <w:rsid w:val="00F33DB5"/>
    <w:rsid w:val="00F349BF"/>
    <w:rsid w:val="00F3603F"/>
    <w:rsid w:val="00F369DF"/>
    <w:rsid w:val="00F36F1C"/>
    <w:rsid w:val="00F40712"/>
    <w:rsid w:val="00F45A54"/>
    <w:rsid w:val="00F520A0"/>
    <w:rsid w:val="00F52109"/>
    <w:rsid w:val="00F54236"/>
    <w:rsid w:val="00F546A3"/>
    <w:rsid w:val="00F56AF5"/>
    <w:rsid w:val="00F5749A"/>
    <w:rsid w:val="00F606FE"/>
    <w:rsid w:val="00F6152C"/>
    <w:rsid w:val="00F62A90"/>
    <w:rsid w:val="00F63EAF"/>
    <w:rsid w:val="00F64727"/>
    <w:rsid w:val="00F65738"/>
    <w:rsid w:val="00F661BD"/>
    <w:rsid w:val="00F6792C"/>
    <w:rsid w:val="00F7162B"/>
    <w:rsid w:val="00F71C62"/>
    <w:rsid w:val="00F728D1"/>
    <w:rsid w:val="00F74DFA"/>
    <w:rsid w:val="00F76492"/>
    <w:rsid w:val="00F767F8"/>
    <w:rsid w:val="00F770B9"/>
    <w:rsid w:val="00F77597"/>
    <w:rsid w:val="00F77857"/>
    <w:rsid w:val="00F818C1"/>
    <w:rsid w:val="00F829E9"/>
    <w:rsid w:val="00F82BF2"/>
    <w:rsid w:val="00F83D97"/>
    <w:rsid w:val="00F8502E"/>
    <w:rsid w:val="00F86535"/>
    <w:rsid w:val="00F935A7"/>
    <w:rsid w:val="00F93D6D"/>
    <w:rsid w:val="00F93EE3"/>
    <w:rsid w:val="00F9412F"/>
    <w:rsid w:val="00F95A78"/>
    <w:rsid w:val="00F965D8"/>
    <w:rsid w:val="00F96818"/>
    <w:rsid w:val="00FA2F1E"/>
    <w:rsid w:val="00FA5733"/>
    <w:rsid w:val="00FB02CD"/>
    <w:rsid w:val="00FB3D3A"/>
    <w:rsid w:val="00FB400E"/>
    <w:rsid w:val="00FB4519"/>
    <w:rsid w:val="00FB6FEF"/>
    <w:rsid w:val="00FC268C"/>
    <w:rsid w:val="00FC39A1"/>
    <w:rsid w:val="00FC430B"/>
    <w:rsid w:val="00FC4403"/>
    <w:rsid w:val="00FC457D"/>
    <w:rsid w:val="00FD132C"/>
    <w:rsid w:val="00FD260F"/>
    <w:rsid w:val="00FD3755"/>
    <w:rsid w:val="00FE34EC"/>
    <w:rsid w:val="00FE3BC2"/>
    <w:rsid w:val="00FE65E7"/>
    <w:rsid w:val="00FE6F95"/>
    <w:rsid w:val="00FF3483"/>
    <w:rsid w:val="00FF4DD6"/>
    <w:rsid w:val="00FF5545"/>
    <w:rsid w:val="0100D118"/>
    <w:rsid w:val="010474D1"/>
    <w:rsid w:val="0110AB3F"/>
    <w:rsid w:val="0113D5E4"/>
    <w:rsid w:val="0118762A"/>
    <w:rsid w:val="011D95A1"/>
    <w:rsid w:val="011DA875"/>
    <w:rsid w:val="012048C9"/>
    <w:rsid w:val="012F2AA7"/>
    <w:rsid w:val="0131EDA1"/>
    <w:rsid w:val="01388D48"/>
    <w:rsid w:val="013A3255"/>
    <w:rsid w:val="01464605"/>
    <w:rsid w:val="0148BC8A"/>
    <w:rsid w:val="014CD9A1"/>
    <w:rsid w:val="0150EE78"/>
    <w:rsid w:val="0155B79D"/>
    <w:rsid w:val="015A3E31"/>
    <w:rsid w:val="015BE718"/>
    <w:rsid w:val="015D29A0"/>
    <w:rsid w:val="01613C62"/>
    <w:rsid w:val="0168775B"/>
    <w:rsid w:val="016D8254"/>
    <w:rsid w:val="0170A233"/>
    <w:rsid w:val="0175496C"/>
    <w:rsid w:val="01793805"/>
    <w:rsid w:val="01796DDD"/>
    <w:rsid w:val="0183731F"/>
    <w:rsid w:val="01838247"/>
    <w:rsid w:val="01840EDB"/>
    <w:rsid w:val="0184269B"/>
    <w:rsid w:val="018D92A3"/>
    <w:rsid w:val="018E8D9A"/>
    <w:rsid w:val="01902784"/>
    <w:rsid w:val="0192E2DC"/>
    <w:rsid w:val="019445D3"/>
    <w:rsid w:val="0195692F"/>
    <w:rsid w:val="019887B7"/>
    <w:rsid w:val="01989BE8"/>
    <w:rsid w:val="019FDFE4"/>
    <w:rsid w:val="01A00E3E"/>
    <w:rsid w:val="01A1831B"/>
    <w:rsid w:val="01A442B8"/>
    <w:rsid w:val="01A829F5"/>
    <w:rsid w:val="01A93983"/>
    <w:rsid w:val="01B2C831"/>
    <w:rsid w:val="01B35668"/>
    <w:rsid w:val="01C1B914"/>
    <w:rsid w:val="01C2085D"/>
    <w:rsid w:val="01C5A22A"/>
    <w:rsid w:val="01D702E6"/>
    <w:rsid w:val="01E14A67"/>
    <w:rsid w:val="01E263E2"/>
    <w:rsid w:val="01E65264"/>
    <w:rsid w:val="01E6FCEA"/>
    <w:rsid w:val="01E906E5"/>
    <w:rsid w:val="01F25275"/>
    <w:rsid w:val="01F68993"/>
    <w:rsid w:val="01F6BC06"/>
    <w:rsid w:val="01FA4A95"/>
    <w:rsid w:val="01FCEDFC"/>
    <w:rsid w:val="01FEEDD3"/>
    <w:rsid w:val="02018D5A"/>
    <w:rsid w:val="020C8CCC"/>
    <w:rsid w:val="02107C82"/>
    <w:rsid w:val="02125622"/>
    <w:rsid w:val="0212BCFC"/>
    <w:rsid w:val="0214F4E1"/>
    <w:rsid w:val="0215A935"/>
    <w:rsid w:val="02168B54"/>
    <w:rsid w:val="021C7535"/>
    <w:rsid w:val="021DF17C"/>
    <w:rsid w:val="021E45F9"/>
    <w:rsid w:val="0225B9AF"/>
    <w:rsid w:val="022A77B9"/>
    <w:rsid w:val="023003A7"/>
    <w:rsid w:val="023094CB"/>
    <w:rsid w:val="0230DCE9"/>
    <w:rsid w:val="023125E7"/>
    <w:rsid w:val="02344A68"/>
    <w:rsid w:val="023AB973"/>
    <w:rsid w:val="023B7631"/>
    <w:rsid w:val="023CA212"/>
    <w:rsid w:val="024417A3"/>
    <w:rsid w:val="024AE1C9"/>
    <w:rsid w:val="024B227B"/>
    <w:rsid w:val="024ECEF4"/>
    <w:rsid w:val="024F77D3"/>
    <w:rsid w:val="02521A83"/>
    <w:rsid w:val="02538D7F"/>
    <w:rsid w:val="02599234"/>
    <w:rsid w:val="025B6733"/>
    <w:rsid w:val="0266D221"/>
    <w:rsid w:val="0267045B"/>
    <w:rsid w:val="026B41DD"/>
    <w:rsid w:val="026F41EB"/>
    <w:rsid w:val="0272B956"/>
    <w:rsid w:val="0272F11E"/>
    <w:rsid w:val="0275BBB9"/>
    <w:rsid w:val="02793E59"/>
    <w:rsid w:val="027ABD52"/>
    <w:rsid w:val="027ACB6F"/>
    <w:rsid w:val="027D2BB8"/>
    <w:rsid w:val="0283A74F"/>
    <w:rsid w:val="028B969A"/>
    <w:rsid w:val="028D0720"/>
    <w:rsid w:val="0290E832"/>
    <w:rsid w:val="0291970C"/>
    <w:rsid w:val="02937A4B"/>
    <w:rsid w:val="029ABCFC"/>
    <w:rsid w:val="029B2181"/>
    <w:rsid w:val="029C9B70"/>
    <w:rsid w:val="02A0D3E9"/>
    <w:rsid w:val="02A6AE38"/>
    <w:rsid w:val="02AA68D1"/>
    <w:rsid w:val="02AD52CA"/>
    <w:rsid w:val="02AF689F"/>
    <w:rsid w:val="02B115C6"/>
    <w:rsid w:val="02B24D1F"/>
    <w:rsid w:val="02B37C3C"/>
    <w:rsid w:val="02B5A8CA"/>
    <w:rsid w:val="02B7015A"/>
    <w:rsid w:val="02BB0183"/>
    <w:rsid w:val="02BCE106"/>
    <w:rsid w:val="02BD3326"/>
    <w:rsid w:val="02C2A93B"/>
    <w:rsid w:val="02C5DA1A"/>
    <w:rsid w:val="02C6397D"/>
    <w:rsid w:val="02C7610F"/>
    <w:rsid w:val="02C806A0"/>
    <w:rsid w:val="02CA7DA6"/>
    <w:rsid w:val="02CB819C"/>
    <w:rsid w:val="02D2A9F7"/>
    <w:rsid w:val="02D445A3"/>
    <w:rsid w:val="02D516CA"/>
    <w:rsid w:val="02D7B9B6"/>
    <w:rsid w:val="02DBDFB9"/>
    <w:rsid w:val="02E111E9"/>
    <w:rsid w:val="02E27F77"/>
    <w:rsid w:val="02E6561C"/>
    <w:rsid w:val="02E732BB"/>
    <w:rsid w:val="02E86D47"/>
    <w:rsid w:val="02EB07CC"/>
    <w:rsid w:val="02EE0348"/>
    <w:rsid w:val="02EEE14A"/>
    <w:rsid w:val="02EFF520"/>
    <w:rsid w:val="02F4C674"/>
    <w:rsid w:val="02F7F505"/>
    <w:rsid w:val="02F8024B"/>
    <w:rsid w:val="02FABDD7"/>
    <w:rsid w:val="02FBA699"/>
    <w:rsid w:val="02FD6DDE"/>
    <w:rsid w:val="0305BE7E"/>
    <w:rsid w:val="0305BF46"/>
    <w:rsid w:val="03065230"/>
    <w:rsid w:val="03066B96"/>
    <w:rsid w:val="0308419A"/>
    <w:rsid w:val="030D402C"/>
    <w:rsid w:val="030D68CB"/>
    <w:rsid w:val="030DC9F8"/>
    <w:rsid w:val="03120578"/>
    <w:rsid w:val="0313E24C"/>
    <w:rsid w:val="03152FE6"/>
    <w:rsid w:val="031D60B0"/>
    <w:rsid w:val="031E4335"/>
    <w:rsid w:val="0320F0CB"/>
    <w:rsid w:val="0326EE2B"/>
    <w:rsid w:val="032728D0"/>
    <w:rsid w:val="03281193"/>
    <w:rsid w:val="032988B5"/>
    <w:rsid w:val="032F93CB"/>
    <w:rsid w:val="03308F93"/>
    <w:rsid w:val="03328A16"/>
    <w:rsid w:val="033341EF"/>
    <w:rsid w:val="03351BC9"/>
    <w:rsid w:val="0335B3A9"/>
    <w:rsid w:val="03387FB2"/>
    <w:rsid w:val="033A064F"/>
    <w:rsid w:val="033B6AA7"/>
    <w:rsid w:val="033D0D8C"/>
    <w:rsid w:val="033E417E"/>
    <w:rsid w:val="03405C5A"/>
    <w:rsid w:val="0340F49F"/>
    <w:rsid w:val="03415D58"/>
    <w:rsid w:val="034B4586"/>
    <w:rsid w:val="034D4725"/>
    <w:rsid w:val="03514CDD"/>
    <w:rsid w:val="03583DE6"/>
    <w:rsid w:val="0359D2E8"/>
    <w:rsid w:val="035DCE77"/>
    <w:rsid w:val="035DD212"/>
    <w:rsid w:val="036AAA94"/>
    <w:rsid w:val="036C67C7"/>
    <w:rsid w:val="036F458F"/>
    <w:rsid w:val="0373DB43"/>
    <w:rsid w:val="0373EC12"/>
    <w:rsid w:val="0375AC59"/>
    <w:rsid w:val="037D1D78"/>
    <w:rsid w:val="038A928C"/>
    <w:rsid w:val="038CF81D"/>
    <w:rsid w:val="038FA900"/>
    <w:rsid w:val="0390B37E"/>
    <w:rsid w:val="0391197F"/>
    <w:rsid w:val="0393EC82"/>
    <w:rsid w:val="03A5FA42"/>
    <w:rsid w:val="03A92366"/>
    <w:rsid w:val="03AEE0DC"/>
    <w:rsid w:val="03B31DE8"/>
    <w:rsid w:val="03B54484"/>
    <w:rsid w:val="03B5FF9A"/>
    <w:rsid w:val="03B9ACB4"/>
    <w:rsid w:val="03BA62B7"/>
    <w:rsid w:val="03BD3B29"/>
    <w:rsid w:val="03BDB91E"/>
    <w:rsid w:val="03D87186"/>
    <w:rsid w:val="03DA86B9"/>
    <w:rsid w:val="03E55516"/>
    <w:rsid w:val="03E74872"/>
    <w:rsid w:val="03E9E2CE"/>
    <w:rsid w:val="03EEA1D7"/>
    <w:rsid w:val="03F307CF"/>
    <w:rsid w:val="03F43AC2"/>
    <w:rsid w:val="03F95A86"/>
    <w:rsid w:val="03FABE74"/>
    <w:rsid w:val="03FB01D8"/>
    <w:rsid w:val="03FD78E5"/>
    <w:rsid w:val="03FD8907"/>
    <w:rsid w:val="0401297C"/>
    <w:rsid w:val="041032A7"/>
    <w:rsid w:val="041C3DB5"/>
    <w:rsid w:val="041CC016"/>
    <w:rsid w:val="04301CD7"/>
    <w:rsid w:val="044119C7"/>
    <w:rsid w:val="044782CF"/>
    <w:rsid w:val="04479364"/>
    <w:rsid w:val="044C62EA"/>
    <w:rsid w:val="045076A0"/>
    <w:rsid w:val="0454F7AD"/>
    <w:rsid w:val="045B3144"/>
    <w:rsid w:val="04602309"/>
    <w:rsid w:val="0461AC3F"/>
    <w:rsid w:val="04620898"/>
    <w:rsid w:val="04633250"/>
    <w:rsid w:val="046479AA"/>
    <w:rsid w:val="04655209"/>
    <w:rsid w:val="0469185C"/>
    <w:rsid w:val="04761708"/>
    <w:rsid w:val="0478E26F"/>
    <w:rsid w:val="0479010D"/>
    <w:rsid w:val="047C174A"/>
    <w:rsid w:val="047CA081"/>
    <w:rsid w:val="047DF463"/>
    <w:rsid w:val="047F1C3F"/>
    <w:rsid w:val="04804540"/>
    <w:rsid w:val="0486746E"/>
    <w:rsid w:val="0486C1C7"/>
    <w:rsid w:val="0488F0F0"/>
    <w:rsid w:val="048F1C56"/>
    <w:rsid w:val="0492719F"/>
    <w:rsid w:val="04A12775"/>
    <w:rsid w:val="04A45478"/>
    <w:rsid w:val="04A49591"/>
    <w:rsid w:val="04A5421C"/>
    <w:rsid w:val="04A54DB9"/>
    <w:rsid w:val="04A57A08"/>
    <w:rsid w:val="04A7916F"/>
    <w:rsid w:val="04A95253"/>
    <w:rsid w:val="04A998B8"/>
    <w:rsid w:val="04B4DC3B"/>
    <w:rsid w:val="04B54E63"/>
    <w:rsid w:val="04B6CC30"/>
    <w:rsid w:val="04C283E2"/>
    <w:rsid w:val="04C590D8"/>
    <w:rsid w:val="04C74DAA"/>
    <w:rsid w:val="04CFEF50"/>
    <w:rsid w:val="04D1F3B9"/>
    <w:rsid w:val="04D3897C"/>
    <w:rsid w:val="04D4F961"/>
    <w:rsid w:val="04DF7800"/>
    <w:rsid w:val="04DFB52C"/>
    <w:rsid w:val="04EBC8D7"/>
    <w:rsid w:val="04FC9D1B"/>
    <w:rsid w:val="0500C1C3"/>
    <w:rsid w:val="0501673F"/>
    <w:rsid w:val="05098827"/>
    <w:rsid w:val="050C7AA3"/>
    <w:rsid w:val="050EFCDF"/>
    <w:rsid w:val="05129EDD"/>
    <w:rsid w:val="05133E9D"/>
    <w:rsid w:val="05146BC6"/>
    <w:rsid w:val="051E3490"/>
    <w:rsid w:val="05288801"/>
    <w:rsid w:val="052A6F61"/>
    <w:rsid w:val="052D3FDF"/>
    <w:rsid w:val="052DB8BA"/>
    <w:rsid w:val="052F40CA"/>
    <w:rsid w:val="053F3639"/>
    <w:rsid w:val="0544BABC"/>
    <w:rsid w:val="05480BE1"/>
    <w:rsid w:val="054B7DC0"/>
    <w:rsid w:val="054D7E0C"/>
    <w:rsid w:val="0551E516"/>
    <w:rsid w:val="0552C168"/>
    <w:rsid w:val="05530ECC"/>
    <w:rsid w:val="05546AA0"/>
    <w:rsid w:val="055722D6"/>
    <w:rsid w:val="0557320E"/>
    <w:rsid w:val="05598316"/>
    <w:rsid w:val="055B2B29"/>
    <w:rsid w:val="055D729D"/>
    <w:rsid w:val="0560328F"/>
    <w:rsid w:val="05696CA2"/>
    <w:rsid w:val="056B5D10"/>
    <w:rsid w:val="056E518A"/>
    <w:rsid w:val="05740E15"/>
    <w:rsid w:val="05778E6D"/>
    <w:rsid w:val="057AFDB0"/>
    <w:rsid w:val="0583C937"/>
    <w:rsid w:val="05867DC1"/>
    <w:rsid w:val="05868032"/>
    <w:rsid w:val="05870E35"/>
    <w:rsid w:val="058975CF"/>
    <w:rsid w:val="0589B150"/>
    <w:rsid w:val="058A0317"/>
    <w:rsid w:val="05957152"/>
    <w:rsid w:val="0598D484"/>
    <w:rsid w:val="059E69DD"/>
    <w:rsid w:val="05A39632"/>
    <w:rsid w:val="05A76555"/>
    <w:rsid w:val="05ADE196"/>
    <w:rsid w:val="05ADF06A"/>
    <w:rsid w:val="05BE25D8"/>
    <w:rsid w:val="05C4AA48"/>
    <w:rsid w:val="05C5D9D6"/>
    <w:rsid w:val="05C776B9"/>
    <w:rsid w:val="05C97417"/>
    <w:rsid w:val="05CD549B"/>
    <w:rsid w:val="05CF77F9"/>
    <w:rsid w:val="05D8D0D5"/>
    <w:rsid w:val="05DAB00A"/>
    <w:rsid w:val="05E497A5"/>
    <w:rsid w:val="05F2A4C7"/>
    <w:rsid w:val="05F85364"/>
    <w:rsid w:val="05F9A5DA"/>
    <w:rsid w:val="05FA8E30"/>
    <w:rsid w:val="05FCBEE3"/>
    <w:rsid w:val="05FEA501"/>
    <w:rsid w:val="0602F145"/>
    <w:rsid w:val="060C98D3"/>
    <w:rsid w:val="0610EB7C"/>
    <w:rsid w:val="0612C366"/>
    <w:rsid w:val="061CEBFA"/>
    <w:rsid w:val="061E19E0"/>
    <w:rsid w:val="06276407"/>
    <w:rsid w:val="0628EC60"/>
    <w:rsid w:val="0629F5F6"/>
    <w:rsid w:val="062B69C6"/>
    <w:rsid w:val="062DFA98"/>
    <w:rsid w:val="062F7CCC"/>
    <w:rsid w:val="0632867D"/>
    <w:rsid w:val="063CBDC7"/>
    <w:rsid w:val="06450AA0"/>
    <w:rsid w:val="0645817D"/>
    <w:rsid w:val="0645BC71"/>
    <w:rsid w:val="0648C214"/>
    <w:rsid w:val="064ED46A"/>
    <w:rsid w:val="06565F7E"/>
    <w:rsid w:val="065B2A42"/>
    <w:rsid w:val="065DA35A"/>
    <w:rsid w:val="06607999"/>
    <w:rsid w:val="06655FEE"/>
    <w:rsid w:val="06657C81"/>
    <w:rsid w:val="066681CB"/>
    <w:rsid w:val="0666D33A"/>
    <w:rsid w:val="0666E0FC"/>
    <w:rsid w:val="06670B55"/>
    <w:rsid w:val="066B5721"/>
    <w:rsid w:val="06724F6E"/>
    <w:rsid w:val="06739E32"/>
    <w:rsid w:val="0677501F"/>
    <w:rsid w:val="067AB3E2"/>
    <w:rsid w:val="067DC52D"/>
    <w:rsid w:val="067E46C7"/>
    <w:rsid w:val="067F11EC"/>
    <w:rsid w:val="0681E857"/>
    <w:rsid w:val="0685002D"/>
    <w:rsid w:val="06883B56"/>
    <w:rsid w:val="068898B6"/>
    <w:rsid w:val="068D0BC6"/>
    <w:rsid w:val="068E681D"/>
    <w:rsid w:val="06952491"/>
    <w:rsid w:val="069E7669"/>
    <w:rsid w:val="06A13E53"/>
    <w:rsid w:val="06A402A8"/>
    <w:rsid w:val="06A5AE2A"/>
    <w:rsid w:val="06A5DCD1"/>
    <w:rsid w:val="06A7D26A"/>
    <w:rsid w:val="06A90428"/>
    <w:rsid w:val="06AADFF4"/>
    <w:rsid w:val="06B16F60"/>
    <w:rsid w:val="06B38526"/>
    <w:rsid w:val="06B44750"/>
    <w:rsid w:val="06B97A50"/>
    <w:rsid w:val="06BA5DEB"/>
    <w:rsid w:val="06BB5F11"/>
    <w:rsid w:val="06BB7E0F"/>
    <w:rsid w:val="06C0DD5B"/>
    <w:rsid w:val="06C2BBCF"/>
    <w:rsid w:val="06C465F5"/>
    <w:rsid w:val="06CBA110"/>
    <w:rsid w:val="06D19C8F"/>
    <w:rsid w:val="06D611AA"/>
    <w:rsid w:val="06E39558"/>
    <w:rsid w:val="06E3C30C"/>
    <w:rsid w:val="06F28B82"/>
    <w:rsid w:val="06F50FF3"/>
    <w:rsid w:val="06F821A2"/>
    <w:rsid w:val="06FC8FFF"/>
    <w:rsid w:val="07000458"/>
    <w:rsid w:val="07036D1C"/>
    <w:rsid w:val="07091CD0"/>
    <w:rsid w:val="070FD42C"/>
    <w:rsid w:val="0710EC95"/>
    <w:rsid w:val="0718604F"/>
    <w:rsid w:val="071E456B"/>
    <w:rsid w:val="072084E6"/>
    <w:rsid w:val="0720DB2F"/>
    <w:rsid w:val="07250ECC"/>
    <w:rsid w:val="07252D65"/>
    <w:rsid w:val="07259EEE"/>
    <w:rsid w:val="07348793"/>
    <w:rsid w:val="07388E7B"/>
    <w:rsid w:val="073D8B8A"/>
    <w:rsid w:val="073DA973"/>
    <w:rsid w:val="0740FE4A"/>
    <w:rsid w:val="074960AC"/>
    <w:rsid w:val="074EAC7A"/>
    <w:rsid w:val="07531687"/>
    <w:rsid w:val="075445B3"/>
    <w:rsid w:val="0757FA43"/>
    <w:rsid w:val="075EB930"/>
    <w:rsid w:val="07634892"/>
    <w:rsid w:val="0767B791"/>
    <w:rsid w:val="076EE194"/>
    <w:rsid w:val="076FCACB"/>
    <w:rsid w:val="0772362A"/>
    <w:rsid w:val="07802C9B"/>
    <w:rsid w:val="0782EC7D"/>
    <w:rsid w:val="07896099"/>
    <w:rsid w:val="078DAB82"/>
    <w:rsid w:val="0793D351"/>
    <w:rsid w:val="0796D5EC"/>
    <w:rsid w:val="0798C186"/>
    <w:rsid w:val="079BB6B8"/>
    <w:rsid w:val="079D41DA"/>
    <w:rsid w:val="079FA043"/>
    <w:rsid w:val="07A44316"/>
    <w:rsid w:val="07AAB24B"/>
    <w:rsid w:val="07AD693B"/>
    <w:rsid w:val="07AE4844"/>
    <w:rsid w:val="07B05421"/>
    <w:rsid w:val="07B3D07E"/>
    <w:rsid w:val="07B8D7BE"/>
    <w:rsid w:val="07B8EF22"/>
    <w:rsid w:val="07BDDE7B"/>
    <w:rsid w:val="07C09439"/>
    <w:rsid w:val="07C19679"/>
    <w:rsid w:val="07CB2D9E"/>
    <w:rsid w:val="07D0354C"/>
    <w:rsid w:val="07D1D1D0"/>
    <w:rsid w:val="07D33B97"/>
    <w:rsid w:val="07E1C90F"/>
    <w:rsid w:val="07E2D56C"/>
    <w:rsid w:val="07EBCBFF"/>
    <w:rsid w:val="07EBEAEC"/>
    <w:rsid w:val="07EC364C"/>
    <w:rsid w:val="07ECF569"/>
    <w:rsid w:val="07F65637"/>
    <w:rsid w:val="07F91F01"/>
    <w:rsid w:val="07FA5B09"/>
    <w:rsid w:val="07FC5D7D"/>
    <w:rsid w:val="08012887"/>
    <w:rsid w:val="0821E3F1"/>
    <w:rsid w:val="0822A316"/>
    <w:rsid w:val="08254E1E"/>
    <w:rsid w:val="0827C02B"/>
    <w:rsid w:val="0831F332"/>
    <w:rsid w:val="08358524"/>
    <w:rsid w:val="08398AFD"/>
    <w:rsid w:val="083A0E13"/>
    <w:rsid w:val="0841998B"/>
    <w:rsid w:val="08427B94"/>
    <w:rsid w:val="08446F56"/>
    <w:rsid w:val="0849498F"/>
    <w:rsid w:val="08501779"/>
    <w:rsid w:val="085023ED"/>
    <w:rsid w:val="0853E38B"/>
    <w:rsid w:val="08559545"/>
    <w:rsid w:val="08587376"/>
    <w:rsid w:val="085B6A06"/>
    <w:rsid w:val="085BD39C"/>
    <w:rsid w:val="08630300"/>
    <w:rsid w:val="086353AD"/>
    <w:rsid w:val="08639DDB"/>
    <w:rsid w:val="0866B4AB"/>
    <w:rsid w:val="086D31D9"/>
    <w:rsid w:val="08715157"/>
    <w:rsid w:val="0877145E"/>
    <w:rsid w:val="087EB9A1"/>
    <w:rsid w:val="0880041D"/>
    <w:rsid w:val="08811CBC"/>
    <w:rsid w:val="0882C9E6"/>
    <w:rsid w:val="0883D760"/>
    <w:rsid w:val="08841C32"/>
    <w:rsid w:val="088A8F31"/>
    <w:rsid w:val="08907502"/>
    <w:rsid w:val="08932925"/>
    <w:rsid w:val="0893F990"/>
    <w:rsid w:val="089649B3"/>
    <w:rsid w:val="089A9F9C"/>
    <w:rsid w:val="089D28EF"/>
    <w:rsid w:val="08A0C23F"/>
    <w:rsid w:val="08A8E3A5"/>
    <w:rsid w:val="08AA6B53"/>
    <w:rsid w:val="08ABE35C"/>
    <w:rsid w:val="08AF168D"/>
    <w:rsid w:val="08B0784E"/>
    <w:rsid w:val="08B21C91"/>
    <w:rsid w:val="08B84CBA"/>
    <w:rsid w:val="08BB5438"/>
    <w:rsid w:val="08BCDB41"/>
    <w:rsid w:val="08BCF90A"/>
    <w:rsid w:val="08BFF572"/>
    <w:rsid w:val="08C15FE8"/>
    <w:rsid w:val="08C1F180"/>
    <w:rsid w:val="08C50700"/>
    <w:rsid w:val="08C5408C"/>
    <w:rsid w:val="08CE105C"/>
    <w:rsid w:val="08D0A59A"/>
    <w:rsid w:val="08D468D3"/>
    <w:rsid w:val="08D6A742"/>
    <w:rsid w:val="08DCD2C8"/>
    <w:rsid w:val="08DD0B01"/>
    <w:rsid w:val="08DDD02B"/>
    <w:rsid w:val="08DE390F"/>
    <w:rsid w:val="08DFC035"/>
    <w:rsid w:val="08E0A2E5"/>
    <w:rsid w:val="08E184CA"/>
    <w:rsid w:val="08E4C359"/>
    <w:rsid w:val="08E8263F"/>
    <w:rsid w:val="08EBF744"/>
    <w:rsid w:val="08EE0629"/>
    <w:rsid w:val="08F3E9E6"/>
    <w:rsid w:val="08F41EB9"/>
    <w:rsid w:val="08FAFEF4"/>
    <w:rsid w:val="08FC0031"/>
    <w:rsid w:val="08FC89D5"/>
    <w:rsid w:val="08FDA7FE"/>
    <w:rsid w:val="08FE18B2"/>
    <w:rsid w:val="08FEE62E"/>
    <w:rsid w:val="09030A27"/>
    <w:rsid w:val="0904FAC8"/>
    <w:rsid w:val="0905067B"/>
    <w:rsid w:val="09078455"/>
    <w:rsid w:val="09095A26"/>
    <w:rsid w:val="090A9468"/>
    <w:rsid w:val="090D7507"/>
    <w:rsid w:val="090EF83E"/>
    <w:rsid w:val="09109756"/>
    <w:rsid w:val="091336D0"/>
    <w:rsid w:val="0916EBF4"/>
    <w:rsid w:val="091C34CB"/>
    <w:rsid w:val="09279B3C"/>
    <w:rsid w:val="0928F31A"/>
    <w:rsid w:val="092AF74C"/>
    <w:rsid w:val="092E7896"/>
    <w:rsid w:val="09311600"/>
    <w:rsid w:val="09325C96"/>
    <w:rsid w:val="093729D5"/>
    <w:rsid w:val="094531C8"/>
    <w:rsid w:val="0946FBE1"/>
    <w:rsid w:val="09488A9B"/>
    <w:rsid w:val="094ECBAF"/>
    <w:rsid w:val="09529E5F"/>
    <w:rsid w:val="0952D14E"/>
    <w:rsid w:val="095377AF"/>
    <w:rsid w:val="09582D04"/>
    <w:rsid w:val="095CC9C2"/>
    <w:rsid w:val="095ED1C3"/>
    <w:rsid w:val="095F66E9"/>
    <w:rsid w:val="09634E4C"/>
    <w:rsid w:val="09643A66"/>
    <w:rsid w:val="0964F712"/>
    <w:rsid w:val="096E77FA"/>
    <w:rsid w:val="09712BDF"/>
    <w:rsid w:val="09773453"/>
    <w:rsid w:val="09783AF3"/>
    <w:rsid w:val="097BE8F3"/>
    <w:rsid w:val="097D0C88"/>
    <w:rsid w:val="097D1373"/>
    <w:rsid w:val="097D72D2"/>
    <w:rsid w:val="098451E8"/>
    <w:rsid w:val="09866EE8"/>
    <w:rsid w:val="09934A93"/>
    <w:rsid w:val="099882EC"/>
    <w:rsid w:val="099A571D"/>
    <w:rsid w:val="09A285A3"/>
    <w:rsid w:val="09A42A09"/>
    <w:rsid w:val="09A69071"/>
    <w:rsid w:val="09A8D9AE"/>
    <w:rsid w:val="09AF59AC"/>
    <w:rsid w:val="09B3E798"/>
    <w:rsid w:val="09BE2332"/>
    <w:rsid w:val="09C77DAC"/>
    <w:rsid w:val="09C93FD9"/>
    <w:rsid w:val="09CC7CBB"/>
    <w:rsid w:val="09D04BD1"/>
    <w:rsid w:val="09D169D0"/>
    <w:rsid w:val="09D61AF6"/>
    <w:rsid w:val="09D6DFF2"/>
    <w:rsid w:val="09D6EA06"/>
    <w:rsid w:val="09DD91F4"/>
    <w:rsid w:val="09DE7587"/>
    <w:rsid w:val="09E04610"/>
    <w:rsid w:val="09E22072"/>
    <w:rsid w:val="09E32919"/>
    <w:rsid w:val="09E5CF67"/>
    <w:rsid w:val="09ECF4D2"/>
    <w:rsid w:val="09F29A47"/>
    <w:rsid w:val="09F4C53F"/>
    <w:rsid w:val="09F910DD"/>
    <w:rsid w:val="0A00C14D"/>
    <w:rsid w:val="0A00CCDB"/>
    <w:rsid w:val="0A03BE58"/>
    <w:rsid w:val="0A0A60C5"/>
    <w:rsid w:val="0A0A91B3"/>
    <w:rsid w:val="0A0E3966"/>
    <w:rsid w:val="0A0ECC0B"/>
    <w:rsid w:val="0A1C3460"/>
    <w:rsid w:val="0A216239"/>
    <w:rsid w:val="0A25F78B"/>
    <w:rsid w:val="0A29617A"/>
    <w:rsid w:val="0A3333AE"/>
    <w:rsid w:val="0A37588E"/>
    <w:rsid w:val="0A389EF8"/>
    <w:rsid w:val="0A38E183"/>
    <w:rsid w:val="0A4A54F6"/>
    <w:rsid w:val="0A4E4BE4"/>
    <w:rsid w:val="0A50E5F1"/>
    <w:rsid w:val="0A55A386"/>
    <w:rsid w:val="0A573AD4"/>
    <w:rsid w:val="0A5BE98C"/>
    <w:rsid w:val="0A64937B"/>
    <w:rsid w:val="0A686F0F"/>
    <w:rsid w:val="0A6EC318"/>
    <w:rsid w:val="0A72FB67"/>
    <w:rsid w:val="0A74FE7F"/>
    <w:rsid w:val="0A7FE086"/>
    <w:rsid w:val="0A89AF80"/>
    <w:rsid w:val="0A8D05DE"/>
    <w:rsid w:val="0A901D18"/>
    <w:rsid w:val="0A90E55D"/>
    <w:rsid w:val="0A921B49"/>
    <w:rsid w:val="0A955BC8"/>
    <w:rsid w:val="0A973000"/>
    <w:rsid w:val="0A98E6F7"/>
    <w:rsid w:val="0A99C51D"/>
    <w:rsid w:val="0A9A669D"/>
    <w:rsid w:val="0A9EB3F5"/>
    <w:rsid w:val="0AA21FB6"/>
    <w:rsid w:val="0AAAB027"/>
    <w:rsid w:val="0AB536EE"/>
    <w:rsid w:val="0AB87BBA"/>
    <w:rsid w:val="0ABF5996"/>
    <w:rsid w:val="0ABFC8FF"/>
    <w:rsid w:val="0AC13F4D"/>
    <w:rsid w:val="0ACAFF0B"/>
    <w:rsid w:val="0AD5A7F0"/>
    <w:rsid w:val="0ADDD845"/>
    <w:rsid w:val="0AE2D132"/>
    <w:rsid w:val="0AE8273D"/>
    <w:rsid w:val="0AE8B95C"/>
    <w:rsid w:val="0AF45778"/>
    <w:rsid w:val="0AFB5928"/>
    <w:rsid w:val="0AFB6C83"/>
    <w:rsid w:val="0AFB8B9B"/>
    <w:rsid w:val="0AFEBCEB"/>
    <w:rsid w:val="0AFF8E88"/>
    <w:rsid w:val="0B045BA2"/>
    <w:rsid w:val="0B08F03C"/>
    <w:rsid w:val="0B116F76"/>
    <w:rsid w:val="0B1541D4"/>
    <w:rsid w:val="0B18E9F3"/>
    <w:rsid w:val="0B1A3D03"/>
    <w:rsid w:val="0B1EDC6D"/>
    <w:rsid w:val="0B205AA3"/>
    <w:rsid w:val="0B261500"/>
    <w:rsid w:val="0B261AA2"/>
    <w:rsid w:val="0B2793D8"/>
    <w:rsid w:val="0B2AA50C"/>
    <w:rsid w:val="0B2CB379"/>
    <w:rsid w:val="0B2D5AED"/>
    <w:rsid w:val="0B2ED638"/>
    <w:rsid w:val="0B325633"/>
    <w:rsid w:val="0B33326F"/>
    <w:rsid w:val="0B33D267"/>
    <w:rsid w:val="0B351672"/>
    <w:rsid w:val="0B38EE6E"/>
    <w:rsid w:val="0B402F85"/>
    <w:rsid w:val="0B4447F4"/>
    <w:rsid w:val="0B44E8D9"/>
    <w:rsid w:val="0B498ACE"/>
    <w:rsid w:val="0B4C3B95"/>
    <w:rsid w:val="0B4FBE3B"/>
    <w:rsid w:val="0B4FDDB7"/>
    <w:rsid w:val="0B509420"/>
    <w:rsid w:val="0B59B9FF"/>
    <w:rsid w:val="0B5BFF28"/>
    <w:rsid w:val="0B5E5280"/>
    <w:rsid w:val="0B662BB1"/>
    <w:rsid w:val="0B6E2010"/>
    <w:rsid w:val="0B70B201"/>
    <w:rsid w:val="0B74BDAE"/>
    <w:rsid w:val="0B773EF9"/>
    <w:rsid w:val="0B7742D8"/>
    <w:rsid w:val="0B7823D9"/>
    <w:rsid w:val="0B7AB489"/>
    <w:rsid w:val="0B7B1A81"/>
    <w:rsid w:val="0B7B4188"/>
    <w:rsid w:val="0B7CF93D"/>
    <w:rsid w:val="0B7F917D"/>
    <w:rsid w:val="0B7FACE0"/>
    <w:rsid w:val="0B81BD34"/>
    <w:rsid w:val="0B830A8B"/>
    <w:rsid w:val="0B8407E8"/>
    <w:rsid w:val="0B86D46D"/>
    <w:rsid w:val="0B8A110E"/>
    <w:rsid w:val="0B906902"/>
    <w:rsid w:val="0B9297F9"/>
    <w:rsid w:val="0B93E6D1"/>
    <w:rsid w:val="0B988E7B"/>
    <w:rsid w:val="0B98E6A1"/>
    <w:rsid w:val="0B9B81CA"/>
    <w:rsid w:val="0B9CB876"/>
    <w:rsid w:val="0B9CC080"/>
    <w:rsid w:val="0BA2EA07"/>
    <w:rsid w:val="0BA36B8C"/>
    <w:rsid w:val="0BA42201"/>
    <w:rsid w:val="0BA960F7"/>
    <w:rsid w:val="0BB140EF"/>
    <w:rsid w:val="0BB7C326"/>
    <w:rsid w:val="0BB876EE"/>
    <w:rsid w:val="0BBACA09"/>
    <w:rsid w:val="0BCCDD50"/>
    <w:rsid w:val="0BD0E451"/>
    <w:rsid w:val="0BD1AF2D"/>
    <w:rsid w:val="0BD8C3E8"/>
    <w:rsid w:val="0BDBA937"/>
    <w:rsid w:val="0BDC37FB"/>
    <w:rsid w:val="0BDD6ED4"/>
    <w:rsid w:val="0BDD95EC"/>
    <w:rsid w:val="0BE32CC9"/>
    <w:rsid w:val="0BE71477"/>
    <w:rsid w:val="0BE98A54"/>
    <w:rsid w:val="0BEA9D6B"/>
    <w:rsid w:val="0BEB17D0"/>
    <w:rsid w:val="0BEEA78C"/>
    <w:rsid w:val="0BF05721"/>
    <w:rsid w:val="0BF551CF"/>
    <w:rsid w:val="0BFA9F09"/>
    <w:rsid w:val="0BFD3C79"/>
    <w:rsid w:val="0BFF420D"/>
    <w:rsid w:val="0C00AB52"/>
    <w:rsid w:val="0C034852"/>
    <w:rsid w:val="0C05064E"/>
    <w:rsid w:val="0C07B373"/>
    <w:rsid w:val="0C08A59A"/>
    <w:rsid w:val="0C12BAB4"/>
    <w:rsid w:val="0C16D820"/>
    <w:rsid w:val="0C18693E"/>
    <w:rsid w:val="0C1CFC4C"/>
    <w:rsid w:val="0C28D963"/>
    <w:rsid w:val="0C2A2DDA"/>
    <w:rsid w:val="0C2A45E1"/>
    <w:rsid w:val="0C2B2DCE"/>
    <w:rsid w:val="0C2B95D8"/>
    <w:rsid w:val="0C2FD3AC"/>
    <w:rsid w:val="0C37828A"/>
    <w:rsid w:val="0C3A6B33"/>
    <w:rsid w:val="0C3B0EFC"/>
    <w:rsid w:val="0C3CDCC9"/>
    <w:rsid w:val="0C424BA2"/>
    <w:rsid w:val="0C435200"/>
    <w:rsid w:val="0C439936"/>
    <w:rsid w:val="0C4C5026"/>
    <w:rsid w:val="0C515036"/>
    <w:rsid w:val="0C5164F8"/>
    <w:rsid w:val="0C52526F"/>
    <w:rsid w:val="0C58B2CF"/>
    <w:rsid w:val="0C5CDD5C"/>
    <w:rsid w:val="0C6528AF"/>
    <w:rsid w:val="0C6B8879"/>
    <w:rsid w:val="0C6E8271"/>
    <w:rsid w:val="0C71F320"/>
    <w:rsid w:val="0C7EB556"/>
    <w:rsid w:val="0C80F6D3"/>
    <w:rsid w:val="0C823B20"/>
    <w:rsid w:val="0C847A99"/>
    <w:rsid w:val="0C85CB32"/>
    <w:rsid w:val="0C86FEBC"/>
    <w:rsid w:val="0C8DD0CD"/>
    <w:rsid w:val="0C8ED260"/>
    <w:rsid w:val="0C8F2CAF"/>
    <w:rsid w:val="0C97129D"/>
    <w:rsid w:val="0CA558AD"/>
    <w:rsid w:val="0CA5C6A9"/>
    <w:rsid w:val="0CA80253"/>
    <w:rsid w:val="0CAF16E6"/>
    <w:rsid w:val="0CB5E9BE"/>
    <w:rsid w:val="0CB62571"/>
    <w:rsid w:val="0CB68725"/>
    <w:rsid w:val="0CB8AA76"/>
    <w:rsid w:val="0CBC67FF"/>
    <w:rsid w:val="0CC64F0C"/>
    <w:rsid w:val="0CCAD278"/>
    <w:rsid w:val="0CCCE796"/>
    <w:rsid w:val="0CCD4749"/>
    <w:rsid w:val="0CD0195E"/>
    <w:rsid w:val="0CD17804"/>
    <w:rsid w:val="0CD27152"/>
    <w:rsid w:val="0CDCD2ED"/>
    <w:rsid w:val="0CE262A5"/>
    <w:rsid w:val="0CE4CBF8"/>
    <w:rsid w:val="0CE52D72"/>
    <w:rsid w:val="0CE71516"/>
    <w:rsid w:val="0CEE756E"/>
    <w:rsid w:val="0CEF58D3"/>
    <w:rsid w:val="0CF01D74"/>
    <w:rsid w:val="0CF44CAE"/>
    <w:rsid w:val="0CF9DAFA"/>
    <w:rsid w:val="0CFD346E"/>
    <w:rsid w:val="0CFE1966"/>
    <w:rsid w:val="0D05D5C1"/>
    <w:rsid w:val="0D131CD6"/>
    <w:rsid w:val="0D14628C"/>
    <w:rsid w:val="0D20F74D"/>
    <w:rsid w:val="0D22EC2E"/>
    <w:rsid w:val="0D317C73"/>
    <w:rsid w:val="0D32943D"/>
    <w:rsid w:val="0D374B48"/>
    <w:rsid w:val="0D380F82"/>
    <w:rsid w:val="0D3CDFD5"/>
    <w:rsid w:val="0D3DE46D"/>
    <w:rsid w:val="0D3E72E7"/>
    <w:rsid w:val="0D44AB3B"/>
    <w:rsid w:val="0D49F3DB"/>
    <w:rsid w:val="0D4AC35C"/>
    <w:rsid w:val="0D4E4096"/>
    <w:rsid w:val="0D524FFF"/>
    <w:rsid w:val="0D5B6031"/>
    <w:rsid w:val="0D611CA7"/>
    <w:rsid w:val="0D6242B0"/>
    <w:rsid w:val="0D641ECA"/>
    <w:rsid w:val="0D647D8A"/>
    <w:rsid w:val="0D6670D4"/>
    <w:rsid w:val="0D6A1126"/>
    <w:rsid w:val="0D6D95F2"/>
    <w:rsid w:val="0D6EC7D2"/>
    <w:rsid w:val="0D74FE8C"/>
    <w:rsid w:val="0D7A922E"/>
    <w:rsid w:val="0D7C9FBA"/>
    <w:rsid w:val="0D7D1286"/>
    <w:rsid w:val="0D7EBC7D"/>
    <w:rsid w:val="0D90D4D9"/>
    <w:rsid w:val="0D94024F"/>
    <w:rsid w:val="0D97A0B2"/>
    <w:rsid w:val="0DA0196A"/>
    <w:rsid w:val="0DA85609"/>
    <w:rsid w:val="0DA8B178"/>
    <w:rsid w:val="0DAA0156"/>
    <w:rsid w:val="0DB3B914"/>
    <w:rsid w:val="0DB58E0F"/>
    <w:rsid w:val="0DB7C2C4"/>
    <w:rsid w:val="0DC0F7DD"/>
    <w:rsid w:val="0DC38E7C"/>
    <w:rsid w:val="0DC5074D"/>
    <w:rsid w:val="0DC63ACA"/>
    <w:rsid w:val="0DCAD816"/>
    <w:rsid w:val="0DD325EC"/>
    <w:rsid w:val="0DD67EF1"/>
    <w:rsid w:val="0DDC3228"/>
    <w:rsid w:val="0DE4CB9D"/>
    <w:rsid w:val="0DE5E260"/>
    <w:rsid w:val="0DE8B213"/>
    <w:rsid w:val="0DF15618"/>
    <w:rsid w:val="0DF402F1"/>
    <w:rsid w:val="0DF460E5"/>
    <w:rsid w:val="0DFA9ECF"/>
    <w:rsid w:val="0DFE8A77"/>
    <w:rsid w:val="0DFF8DAB"/>
    <w:rsid w:val="0E05334A"/>
    <w:rsid w:val="0E073B8F"/>
    <w:rsid w:val="0E08A9C6"/>
    <w:rsid w:val="0E16CB02"/>
    <w:rsid w:val="0E1765E7"/>
    <w:rsid w:val="0E180FA5"/>
    <w:rsid w:val="0E189444"/>
    <w:rsid w:val="0E1B7811"/>
    <w:rsid w:val="0E21E196"/>
    <w:rsid w:val="0E25ADFC"/>
    <w:rsid w:val="0E26A44B"/>
    <w:rsid w:val="0E276C1F"/>
    <w:rsid w:val="0E278155"/>
    <w:rsid w:val="0E2BE6CA"/>
    <w:rsid w:val="0E311AD3"/>
    <w:rsid w:val="0E3619EF"/>
    <w:rsid w:val="0E361AF9"/>
    <w:rsid w:val="0E36D30C"/>
    <w:rsid w:val="0E39762E"/>
    <w:rsid w:val="0E3A0F33"/>
    <w:rsid w:val="0E3D813A"/>
    <w:rsid w:val="0E48D1ED"/>
    <w:rsid w:val="0E49A00C"/>
    <w:rsid w:val="0E4BF7A0"/>
    <w:rsid w:val="0E50FC9B"/>
    <w:rsid w:val="0E53249A"/>
    <w:rsid w:val="0E5521E0"/>
    <w:rsid w:val="0E5EC3CA"/>
    <w:rsid w:val="0E5FF747"/>
    <w:rsid w:val="0E67F013"/>
    <w:rsid w:val="0E6B2AA4"/>
    <w:rsid w:val="0E7222FD"/>
    <w:rsid w:val="0E7BA088"/>
    <w:rsid w:val="0E7DFCE8"/>
    <w:rsid w:val="0E86071D"/>
    <w:rsid w:val="0E8755DB"/>
    <w:rsid w:val="0E8BF9A8"/>
    <w:rsid w:val="0E8C42A9"/>
    <w:rsid w:val="0E959666"/>
    <w:rsid w:val="0E9AC314"/>
    <w:rsid w:val="0E9CCB5E"/>
    <w:rsid w:val="0E9CEC1B"/>
    <w:rsid w:val="0EA3D869"/>
    <w:rsid w:val="0EA76146"/>
    <w:rsid w:val="0EAC47E7"/>
    <w:rsid w:val="0EAF5B37"/>
    <w:rsid w:val="0EB845F6"/>
    <w:rsid w:val="0EBCDB5E"/>
    <w:rsid w:val="0EBD225E"/>
    <w:rsid w:val="0EBF4667"/>
    <w:rsid w:val="0EC4B4F9"/>
    <w:rsid w:val="0EC5B9F0"/>
    <w:rsid w:val="0EC61404"/>
    <w:rsid w:val="0EC8493D"/>
    <w:rsid w:val="0EC8671C"/>
    <w:rsid w:val="0ECBEA70"/>
    <w:rsid w:val="0ED07ABC"/>
    <w:rsid w:val="0ED12ADA"/>
    <w:rsid w:val="0ED5DEB0"/>
    <w:rsid w:val="0EDB257E"/>
    <w:rsid w:val="0EE01813"/>
    <w:rsid w:val="0EE2F6ED"/>
    <w:rsid w:val="0EE356C3"/>
    <w:rsid w:val="0EEE0A82"/>
    <w:rsid w:val="0EF01738"/>
    <w:rsid w:val="0EF256DE"/>
    <w:rsid w:val="0EF58967"/>
    <w:rsid w:val="0EF7EFFF"/>
    <w:rsid w:val="0EF9F237"/>
    <w:rsid w:val="0EFE2CF8"/>
    <w:rsid w:val="0EFF8CB3"/>
    <w:rsid w:val="0F04A2BF"/>
    <w:rsid w:val="0F0B7F7B"/>
    <w:rsid w:val="0F0C2291"/>
    <w:rsid w:val="0F107CCF"/>
    <w:rsid w:val="0F13F409"/>
    <w:rsid w:val="0F168AB0"/>
    <w:rsid w:val="0F19896C"/>
    <w:rsid w:val="0F19A823"/>
    <w:rsid w:val="0F1CA055"/>
    <w:rsid w:val="0F200FEE"/>
    <w:rsid w:val="0F2522BB"/>
    <w:rsid w:val="0F2BD6C6"/>
    <w:rsid w:val="0F2C2499"/>
    <w:rsid w:val="0F2E56B7"/>
    <w:rsid w:val="0F2EE088"/>
    <w:rsid w:val="0F316B27"/>
    <w:rsid w:val="0F32505D"/>
    <w:rsid w:val="0F32D50F"/>
    <w:rsid w:val="0F3440E2"/>
    <w:rsid w:val="0F36A9B7"/>
    <w:rsid w:val="0F383803"/>
    <w:rsid w:val="0F39518F"/>
    <w:rsid w:val="0F3AC28B"/>
    <w:rsid w:val="0F41D3BA"/>
    <w:rsid w:val="0F447986"/>
    <w:rsid w:val="0F4BE541"/>
    <w:rsid w:val="0F514899"/>
    <w:rsid w:val="0F561B01"/>
    <w:rsid w:val="0F590F06"/>
    <w:rsid w:val="0F5B8430"/>
    <w:rsid w:val="0F5D7B61"/>
    <w:rsid w:val="0F6A1C22"/>
    <w:rsid w:val="0F6D19FA"/>
    <w:rsid w:val="0F784B5E"/>
    <w:rsid w:val="0F814EE6"/>
    <w:rsid w:val="0F8516CA"/>
    <w:rsid w:val="0F87978B"/>
    <w:rsid w:val="0F8F7CC9"/>
    <w:rsid w:val="0F926EAF"/>
    <w:rsid w:val="0F9B6EB2"/>
    <w:rsid w:val="0FA44302"/>
    <w:rsid w:val="0FA6B604"/>
    <w:rsid w:val="0FA7A61B"/>
    <w:rsid w:val="0FAAF014"/>
    <w:rsid w:val="0FABDBCF"/>
    <w:rsid w:val="0FB1A848"/>
    <w:rsid w:val="0FB29C6C"/>
    <w:rsid w:val="0FB3AF6E"/>
    <w:rsid w:val="0FB6994D"/>
    <w:rsid w:val="0FBB2362"/>
    <w:rsid w:val="0FBBBC00"/>
    <w:rsid w:val="0FBCC83E"/>
    <w:rsid w:val="0FBD23F4"/>
    <w:rsid w:val="0FBEACB0"/>
    <w:rsid w:val="0FC00C25"/>
    <w:rsid w:val="0FC1062A"/>
    <w:rsid w:val="0FC1DF90"/>
    <w:rsid w:val="0FC66E75"/>
    <w:rsid w:val="0FC6C93A"/>
    <w:rsid w:val="0FC8D6E8"/>
    <w:rsid w:val="0FCD4C0F"/>
    <w:rsid w:val="0FD9C074"/>
    <w:rsid w:val="0FDDF9B9"/>
    <w:rsid w:val="0FE5C514"/>
    <w:rsid w:val="0FE94A50"/>
    <w:rsid w:val="0FE9672E"/>
    <w:rsid w:val="0FEA3BAB"/>
    <w:rsid w:val="0FEB64BE"/>
    <w:rsid w:val="0FF88B53"/>
    <w:rsid w:val="0FF8ECE4"/>
    <w:rsid w:val="0FFCFD33"/>
    <w:rsid w:val="0FFD6689"/>
    <w:rsid w:val="1004462D"/>
    <w:rsid w:val="1004569C"/>
    <w:rsid w:val="1004CE30"/>
    <w:rsid w:val="100627CF"/>
    <w:rsid w:val="100AD224"/>
    <w:rsid w:val="100AE67F"/>
    <w:rsid w:val="100BEE97"/>
    <w:rsid w:val="100F84AF"/>
    <w:rsid w:val="100F909F"/>
    <w:rsid w:val="10100DEC"/>
    <w:rsid w:val="1010C219"/>
    <w:rsid w:val="10167890"/>
    <w:rsid w:val="101D1D55"/>
    <w:rsid w:val="1025865E"/>
    <w:rsid w:val="10262865"/>
    <w:rsid w:val="10298F6E"/>
    <w:rsid w:val="1029F539"/>
    <w:rsid w:val="102BE703"/>
    <w:rsid w:val="102C9D9E"/>
    <w:rsid w:val="1031DE83"/>
    <w:rsid w:val="1035966F"/>
    <w:rsid w:val="103706B7"/>
    <w:rsid w:val="10382852"/>
    <w:rsid w:val="103A32A5"/>
    <w:rsid w:val="1041202D"/>
    <w:rsid w:val="10418D1B"/>
    <w:rsid w:val="104E9005"/>
    <w:rsid w:val="1050F337"/>
    <w:rsid w:val="1051F25B"/>
    <w:rsid w:val="1055B90E"/>
    <w:rsid w:val="1057E46A"/>
    <w:rsid w:val="105818BF"/>
    <w:rsid w:val="105BA80B"/>
    <w:rsid w:val="105D2272"/>
    <w:rsid w:val="105D5B42"/>
    <w:rsid w:val="106711AC"/>
    <w:rsid w:val="106A1FDC"/>
    <w:rsid w:val="106AED3A"/>
    <w:rsid w:val="107372BA"/>
    <w:rsid w:val="10748D0C"/>
    <w:rsid w:val="1074BBD5"/>
    <w:rsid w:val="107636FF"/>
    <w:rsid w:val="107A121A"/>
    <w:rsid w:val="107A3342"/>
    <w:rsid w:val="107B2A69"/>
    <w:rsid w:val="107C8D8D"/>
    <w:rsid w:val="107E58FC"/>
    <w:rsid w:val="1081EA0E"/>
    <w:rsid w:val="10849857"/>
    <w:rsid w:val="10898BA0"/>
    <w:rsid w:val="1089F887"/>
    <w:rsid w:val="108D82EF"/>
    <w:rsid w:val="1090A3C7"/>
    <w:rsid w:val="1094821B"/>
    <w:rsid w:val="109623BA"/>
    <w:rsid w:val="109B6CB0"/>
    <w:rsid w:val="109CFD29"/>
    <w:rsid w:val="10A23DC5"/>
    <w:rsid w:val="10A41F30"/>
    <w:rsid w:val="10B0F535"/>
    <w:rsid w:val="10C90DED"/>
    <w:rsid w:val="10CDF5EA"/>
    <w:rsid w:val="10CEEEEB"/>
    <w:rsid w:val="10D06F7C"/>
    <w:rsid w:val="10D0C97A"/>
    <w:rsid w:val="10D0E1C9"/>
    <w:rsid w:val="10D3FF23"/>
    <w:rsid w:val="10D73380"/>
    <w:rsid w:val="10D7DA47"/>
    <w:rsid w:val="10D7FA42"/>
    <w:rsid w:val="10E0A7FF"/>
    <w:rsid w:val="10E4EA9E"/>
    <w:rsid w:val="10E602CA"/>
    <w:rsid w:val="10E8BDBE"/>
    <w:rsid w:val="10EA21FF"/>
    <w:rsid w:val="10EB1FEB"/>
    <w:rsid w:val="10F28029"/>
    <w:rsid w:val="10F75897"/>
    <w:rsid w:val="10F8A101"/>
    <w:rsid w:val="11020FD1"/>
    <w:rsid w:val="11046EA2"/>
    <w:rsid w:val="110581E0"/>
    <w:rsid w:val="1107B142"/>
    <w:rsid w:val="110A4ED3"/>
    <w:rsid w:val="11116B83"/>
    <w:rsid w:val="1112D89D"/>
    <w:rsid w:val="111416E8"/>
    <w:rsid w:val="11151709"/>
    <w:rsid w:val="111C9068"/>
    <w:rsid w:val="111CDBA0"/>
    <w:rsid w:val="111D64AA"/>
    <w:rsid w:val="1120D1FE"/>
    <w:rsid w:val="112687A3"/>
    <w:rsid w:val="1127B655"/>
    <w:rsid w:val="11301718"/>
    <w:rsid w:val="1132C2BC"/>
    <w:rsid w:val="1145FA30"/>
    <w:rsid w:val="11465D33"/>
    <w:rsid w:val="114DF952"/>
    <w:rsid w:val="115A6DA9"/>
    <w:rsid w:val="115A7664"/>
    <w:rsid w:val="115F37C5"/>
    <w:rsid w:val="1162887B"/>
    <w:rsid w:val="11634CE5"/>
    <w:rsid w:val="116564E0"/>
    <w:rsid w:val="1166B6D3"/>
    <w:rsid w:val="116A191B"/>
    <w:rsid w:val="116B2323"/>
    <w:rsid w:val="116C86E1"/>
    <w:rsid w:val="116F2DE8"/>
    <w:rsid w:val="11775AE8"/>
    <w:rsid w:val="11778A03"/>
    <w:rsid w:val="117E195D"/>
    <w:rsid w:val="1180C378"/>
    <w:rsid w:val="11825874"/>
    <w:rsid w:val="11833140"/>
    <w:rsid w:val="1183B30A"/>
    <w:rsid w:val="118679B6"/>
    <w:rsid w:val="11894EAA"/>
    <w:rsid w:val="118A76F8"/>
    <w:rsid w:val="118F63D1"/>
    <w:rsid w:val="1196CE38"/>
    <w:rsid w:val="119B42DE"/>
    <w:rsid w:val="119E1373"/>
    <w:rsid w:val="11A1FF18"/>
    <w:rsid w:val="11A54824"/>
    <w:rsid w:val="11A5EFFF"/>
    <w:rsid w:val="11A8EF96"/>
    <w:rsid w:val="11AD17E0"/>
    <w:rsid w:val="11AD2911"/>
    <w:rsid w:val="11AD6BBB"/>
    <w:rsid w:val="11AE3A72"/>
    <w:rsid w:val="11B0F321"/>
    <w:rsid w:val="11B294C6"/>
    <w:rsid w:val="11B3D955"/>
    <w:rsid w:val="11BB22A5"/>
    <w:rsid w:val="11BED0D9"/>
    <w:rsid w:val="11C64D89"/>
    <w:rsid w:val="11C716E7"/>
    <w:rsid w:val="11CC003D"/>
    <w:rsid w:val="11CE8712"/>
    <w:rsid w:val="11D6CEDC"/>
    <w:rsid w:val="11D80F40"/>
    <w:rsid w:val="11DD3CF2"/>
    <w:rsid w:val="11DDA794"/>
    <w:rsid w:val="11E71804"/>
    <w:rsid w:val="11E8996B"/>
    <w:rsid w:val="11E9C7C3"/>
    <w:rsid w:val="11EEF57F"/>
    <w:rsid w:val="11EF9769"/>
    <w:rsid w:val="11F03F80"/>
    <w:rsid w:val="11F0B2B7"/>
    <w:rsid w:val="11F3F53B"/>
    <w:rsid w:val="11FDE2A9"/>
    <w:rsid w:val="1200B9F5"/>
    <w:rsid w:val="12070684"/>
    <w:rsid w:val="12079D30"/>
    <w:rsid w:val="120953FF"/>
    <w:rsid w:val="120963E8"/>
    <w:rsid w:val="1209826D"/>
    <w:rsid w:val="120D03EA"/>
    <w:rsid w:val="121015F4"/>
    <w:rsid w:val="1210B173"/>
    <w:rsid w:val="121AEF25"/>
    <w:rsid w:val="121B0A14"/>
    <w:rsid w:val="121FDB55"/>
    <w:rsid w:val="1221A51A"/>
    <w:rsid w:val="1227C8A3"/>
    <w:rsid w:val="122BF7B4"/>
    <w:rsid w:val="1231DF30"/>
    <w:rsid w:val="12320733"/>
    <w:rsid w:val="123453C0"/>
    <w:rsid w:val="123A3DB0"/>
    <w:rsid w:val="123C6B26"/>
    <w:rsid w:val="1240025C"/>
    <w:rsid w:val="12412805"/>
    <w:rsid w:val="124377B5"/>
    <w:rsid w:val="12438CF9"/>
    <w:rsid w:val="1245A531"/>
    <w:rsid w:val="12462B70"/>
    <w:rsid w:val="1253A1A3"/>
    <w:rsid w:val="12595B9A"/>
    <w:rsid w:val="125B90B9"/>
    <w:rsid w:val="125D487C"/>
    <w:rsid w:val="125E0BA1"/>
    <w:rsid w:val="1264F18D"/>
    <w:rsid w:val="126B7C77"/>
    <w:rsid w:val="127228F8"/>
    <w:rsid w:val="12764A44"/>
    <w:rsid w:val="12778C15"/>
    <w:rsid w:val="127DEA71"/>
    <w:rsid w:val="127F62B4"/>
    <w:rsid w:val="12839643"/>
    <w:rsid w:val="12846406"/>
    <w:rsid w:val="12848C50"/>
    <w:rsid w:val="12863F53"/>
    <w:rsid w:val="128671F6"/>
    <w:rsid w:val="128A43A2"/>
    <w:rsid w:val="128B30D5"/>
    <w:rsid w:val="128FB94D"/>
    <w:rsid w:val="1294C80E"/>
    <w:rsid w:val="1295F46A"/>
    <w:rsid w:val="129B8162"/>
    <w:rsid w:val="129EA2F2"/>
    <w:rsid w:val="12A0747F"/>
    <w:rsid w:val="12A2EC5E"/>
    <w:rsid w:val="12A6A755"/>
    <w:rsid w:val="12A76665"/>
    <w:rsid w:val="12AA6F22"/>
    <w:rsid w:val="12B1C54B"/>
    <w:rsid w:val="12B74812"/>
    <w:rsid w:val="12B9671C"/>
    <w:rsid w:val="12BAA7F0"/>
    <w:rsid w:val="12BEC6F4"/>
    <w:rsid w:val="12C678C0"/>
    <w:rsid w:val="12C7AEED"/>
    <w:rsid w:val="12CCCCA6"/>
    <w:rsid w:val="12D14213"/>
    <w:rsid w:val="12D283AA"/>
    <w:rsid w:val="12D5C505"/>
    <w:rsid w:val="12D72269"/>
    <w:rsid w:val="12D82E57"/>
    <w:rsid w:val="12DE65C2"/>
    <w:rsid w:val="12E13535"/>
    <w:rsid w:val="12E1514E"/>
    <w:rsid w:val="12E55503"/>
    <w:rsid w:val="12EC28EC"/>
    <w:rsid w:val="12EFD7A7"/>
    <w:rsid w:val="12F4C22C"/>
    <w:rsid w:val="12FA7685"/>
    <w:rsid w:val="12FBD889"/>
    <w:rsid w:val="12FE1022"/>
    <w:rsid w:val="12FE7042"/>
    <w:rsid w:val="130556AB"/>
    <w:rsid w:val="1308C37D"/>
    <w:rsid w:val="13097C1D"/>
    <w:rsid w:val="130FB441"/>
    <w:rsid w:val="130FBA75"/>
    <w:rsid w:val="13144695"/>
    <w:rsid w:val="131684C8"/>
    <w:rsid w:val="13189578"/>
    <w:rsid w:val="131AE362"/>
    <w:rsid w:val="131E4BC4"/>
    <w:rsid w:val="131F914D"/>
    <w:rsid w:val="1320E3C8"/>
    <w:rsid w:val="13214DE3"/>
    <w:rsid w:val="13293C8E"/>
    <w:rsid w:val="132BC0C2"/>
    <w:rsid w:val="132C7B30"/>
    <w:rsid w:val="13343B51"/>
    <w:rsid w:val="13344D29"/>
    <w:rsid w:val="13424D8A"/>
    <w:rsid w:val="13501114"/>
    <w:rsid w:val="13569384"/>
    <w:rsid w:val="13574165"/>
    <w:rsid w:val="1358329B"/>
    <w:rsid w:val="135CB240"/>
    <w:rsid w:val="135D3B34"/>
    <w:rsid w:val="135E66B7"/>
    <w:rsid w:val="135E9EAF"/>
    <w:rsid w:val="1364DFA8"/>
    <w:rsid w:val="1368E29C"/>
    <w:rsid w:val="13693678"/>
    <w:rsid w:val="13698B56"/>
    <w:rsid w:val="136C3062"/>
    <w:rsid w:val="13756F9E"/>
    <w:rsid w:val="13795DDE"/>
    <w:rsid w:val="137A4342"/>
    <w:rsid w:val="13882617"/>
    <w:rsid w:val="13886B93"/>
    <w:rsid w:val="138C0753"/>
    <w:rsid w:val="138F314C"/>
    <w:rsid w:val="1393337A"/>
    <w:rsid w:val="13935E45"/>
    <w:rsid w:val="1395B8CB"/>
    <w:rsid w:val="13976658"/>
    <w:rsid w:val="13986C65"/>
    <w:rsid w:val="139C78F7"/>
    <w:rsid w:val="139E2F35"/>
    <w:rsid w:val="13A0D819"/>
    <w:rsid w:val="13A25724"/>
    <w:rsid w:val="13A27C48"/>
    <w:rsid w:val="13A34A64"/>
    <w:rsid w:val="13AC326B"/>
    <w:rsid w:val="13ADF7AE"/>
    <w:rsid w:val="13AE94F2"/>
    <w:rsid w:val="13B0E4CF"/>
    <w:rsid w:val="13B3FD16"/>
    <w:rsid w:val="13B51824"/>
    <w:rsid w:val="13BCE29E"/>
    <w:rsid w:val="13BD81CD"/>
    <w:rsid w:val="13C01F5F"/>
    <w:rsid w:val="13C58188"/>
    <w:rsid w:val="13C748CE"/>
    <w:rsid w:val="13C82C61"/>
    <w:rsid w:val="13C85FAC"/>
    <w:rsid w:val="13C90D2F"/>
    <w:rsid w:val="13D9DA82"/>
    <w:rsid w:val="13DA4D2D"/>
    <w:rsid w:val="13DC0A0C"/>
    <w:rsid w:val="13DC4DB8"/>
    <w:rsid w:val="13E276BF"/>
    <w:rsid w:val="13E34986"/>
    <w:rsid w:val="13E6C53F"/>
    <w:rsid w:val="13FA02B7"/>
    <w:rsid w:val="13FCFF39"/>
    <w:rsid w:val="140519A7"/>
    <w:rsid w:val="1407A075"/>
    <w:rsid w:val="140BF5D1"/>
    <w:rsid w:val="140D04B9"/>
    <w:rsid w:val="140E7D0E"/>
    <w:rsid w:val="1411D8F0"/>
    <w:rsid w:val="141B6DE4"/>
    <w:rsid w:val="141BCE20"/>
    <w:rsid w:val="1423A568"/>
    <w:rsid w:val="1423F368"/>
    <w:rsid w:val="14248CA2"/>
    <w:rsid w:val="142B0D3E"/>
    <w:rsid w:val="142EBDAC"/>
    <w:rsid w:val="143F5416"/>
    <w:rsid w:val="143F9DF4"/>
    <w:rsid w:val="1447CD55"/>
    <w:rsid w:val="144C5680"/>
    <w:rsid w:val="1450A7ED"/>
    <w:rsid w:val="14524167"/>
    <w:rsid w:val="1455D600"/>
    <w:rsid w:val="14585CA0"/>
    <w:rsid w:val="1458C7BC"/>
    <w:rsid w:val="145A0164"/>
    <w:rsid w:val="145F689F"/>
    <w:rsid w:val="146677F9"/>
    <w:rsid w:val="1466F68E"/>
    <w:rsid w:val="1469784A"/>
    <w:rsid w:val="14698CCC"/>
    <w:rsid w:val="14728E9B"/>
    <w:rsid w:val="1472BDDE"/>
    <w:rsid w:val="147488C4"/>
    <w:rsid w:val="147798F8"/>
    <w:rsid w:val="147CCE41"/>
    <w:rsid w:val="147FC744"/>
    <w:rsid w:val="1480CE79"/>
    <w:rsid w:val="14853923"/>
    <w:rsid w:val="1485EDBB"/>
    <w:rsid w:val="149005B0"/>
    <w:rsid w:val="1494F784"/>
    <w:rsid w:val="1496967F"/>
    <w:rsid w:val="1496FB59"/>
    <w:rsid w:val="149E937B"/>
    <w:rsid w:val="14A09AEE"/>
    <w:rsid w:val="14A16795"/>
    <w:rsid w:val="14A19E17"/>
    <w:rsid w:val="14A4FE9E"/>
    <w:rsid w:val="14A59BED"/>
    <w:rsid w:val="14A9086B"/>
    <w:rsid w:val="14B1019A"/>
    <w:rsid w:val="14B116AE"/>
    <w:rsid w:val="14B5DCF5"/>
    <w:rsid w:val="14BBF314"/>
    <w:rsid w:val="14BC9383"/>
    <w:rsid w:val="14BE8190"/>
    <w:rsid w:val="14BF603A"/>
    <w:rsid w:val="14C0680F"/>
    <w:rsid w:val="14C1D4E5"/>
    <w:rsid w:val="14CA0E5A"/>
    <w:rsid w:val="14CCB428"/>
    <w:rsid w:val="14D33D3C"/>
    <w:rsid w:val="14E08280"/>
    <w:rsid w:val="14E62DEC"/>
    <w:rsid w:val="14E83954"/>
    <w:rsid w:val="14E88DBE"/>
    <w:rsid w:val="14E90C5B"/>
    <w:rsid w:val="14E9346A"/>
    <w:rsid w:val="14EACA6C"/>
    <w:rsid w:val="14EE1A1E"/>
    <w:rsid w:val="14FA4523"/>
    <w:rsid w:val="15039B68"/>
    <w:rsid w:val="1503FE16"/>
    <w:rsid w:val="15049DAC"/>
    <w:rsid w:val="15078913"/>
    <w:rsid w:val="150A0263"/>
    <w:rsid w:val="150AC3A4"/>
    <w:rsid w:val="150F6621"/>
    <w:rsid w:val="150FDF12"/>
    <w:rsid w:val="1514C6B4"/>
    <w:rsid w:val="1516FA59"/>
    <w:rsid w:val="151B5130"/>
    <w:rsid w:val="15246564"/>
    <w:rsid w:val="15248104"/>
    <w:rsid w:val="1525A2C2"/>
    <w:rsid w:val="1528122E"/>
    <w:rsid w:val="1532D8EE"/>
    <w:rsid w:val="15333825"/>
    <w:rsid w:val="15335106"/>
    <w:rsid w:val="1540BBDC"/>
    <w:rsid w:val="1543D907"/>
    <w:rsid w:val="15458BDF"/>
    <w:rsid w:val="1546FBD7"/>
    <w:rsid w:val="15505D95"/>
    <w:rsid w:val="1550C0E8"/>
    <w:rsid w:val="1552CDB9"/>
    <w:rsid w:val="15530CD7"/>
    <w:rsid w:val="15547917"/>
    <w:rsid w:val="1556B0DD"/>
    <w:rsid w:val="155BCEB8"/>
    <w:rsid w:val="155CC8B2"/>
    <w:rsid w:val="156232C6"/>
    <w:rsid w:val="15652017"/>
    <w:rsid w:val="1568908C"/>
    <w:rsid w:val="156D015C"/>
    <w:rsid w:val="15709DC8"/>
    <w:rsid w:val="15793EA3"/>
    <w:rsid w:val="157DBEA8"/>
    <w:rsid w:val="157F8243"/>
    <w:rsid w:val="158040A9"/>
    <w:rsid w:val="15810A6E"/>
    <w:rsid w:val="1584586E"/>
    <w:rsid w:val="15846A98"/>
    <w:rsid w:val="15865967"/>
    <w:rsid w:val="1586DD23"/>
    <w:rsid w:val="158AA3A5"/>
    <w:rsid w:val="158AEDED"/>
    <w:rsid w:val="158B35DB"/>
    <w:rsid w:val="15918F82"/>
    <w:rsid w:val="15943C01"/>
    <w:rsid w:val="1594F7E8"/>
    <w:rsid w:val="1595A19A"/>
    <w:rsid w:val="15A17DFD"/>
    <w:rsid w:val="15A992E2"/>
    <w:rsid w:val="15AA4F33"/>
    <w:rsid w:val="15B8A80C"/>
    <w:rsid w:val="15BC847C"/>
    <w:rsid w:val="15C7586B"/>
    <w:rsid w:val="15C9D970"/>
    <w:rsid w:val="15CB9A6F"/>
    <w:rsid w:val="15CE8760"/>
    <w:rsid w:val="15CFF58D"/>
    <w:rsid w:val="15D54730"/>
    <w:rsid w:val="15D61B3F"/>
    <w:rsid w:val="15D67562"/>
    <w:rsid w:val="15DACFC0"/>
    <w:rsid w:val="15E011FB"/>
    <w:rsid w:val="15E3B0E2"/>
    <w:rsid w:val="15E4D7B1"/>
    <w:rsid w:val="15EA596B"/>
    <w:rsid w:val="15EC0B2D"/>
    <w:rsid w:val="15EC50D8"/>
    <w:rsid w:val="15EFE859"/>
    <w:rsid w:val="15F14DDA"/>
    <w:rsid w:val="15F74806"/>
    <w:rsid w:val="15F810C6"/>
    <w:rsid w:val="1601BFD0"/>
    <w:rsid w:val="1601C58A"/>
    <w:rsid w:val="16039993"/>
    <w:rsid w:val="1605532C"/>
    <w:rsid w:val="160AEF29"/>
    <w:rsid w:val="160CAB52"/>
    <w:rsid w:val="1611BDDB"/>
    <w:rsid w:val="1615B63D"/>
    <w:rsid w:val="161688EA"/>
    <w:rsid w:val="16187AEA"/>
    <w:rsid w:val="16192921"/>
    <w:rsid w:val="161D20C4"/>
    <w:rsid w:val="162D93FB"/>
    <w:rsid w:val="1634DC3F"/>
    <w:rsid w:val="163A9676"/>
    <w:rsid w:val="163A9977"/>
    <w:rsid w:val="163CB61B"/>
    <w:rsid w:val="163CCE44"/>
    <w:rsid w:val="16432DC1"/>
    <w:rsid w:val="16467055"/>
    <w:rsid w:val="164A998B"/>
    <w:rsid w:val="164C2988"/>
    <w:rsid w:val="164F5FCA"/>
    <w:rsid w:val="164FDD15"/>
    <w:rsid w:val="164FF8C3"/>
    <w:rsid w:val="1652A6E0"/>
    <w:rsid w:val="1654D305"/>
    <w:rsid w:val="1655CE4D"/>
    <w:rsid w:val="1656CD0C"/>
    <w:rsid w:val="16573E5B"/>
    <w:rsid w:val="1666292A"/>
    <w:rsid w:val="166A3E1E"/>
    <w:rsid w:val="166B7933"/>
    <w:rsid w:val="166F20C7"/>
    <w:rsid w:val="1670BBB2"/>
    <w:rsid w:val="167823DE"/>
    <w:rsid w:val="167B4A90"/>
    <w:rsid w:val="167FC42C"/>
    <w:rsid w:val="167FC501"/>
    <w:rsid w:val="16810164"/>
    <w:rsid w:val="16812C20"/>
    <w:rsid w:val="168267D0"/>
    <w:rsid w:val="1684D0D6"/>
    <w:rsid w:val="1689CB7B"/>
    <w:rsid w:val="168E7BB9"/>
    <w:rsid w:val="16908860"/>
    <w:rsid w:val="1692C8F1"/>
    <w:rsid w:val="16968958"/>
    <w:rsid w:val="169E8E4F"/>
    <w:rsid w:val="16A1ECCF"/>
    <w:rsid w:val="16A35BFE"/>
    <w:rsid w:val="16A4EBEC"/>
    <w:rsid w:val="16A99ABF"/>
    <w:rsid w:val="16AF76F0"/>
    <w:rsid w:val="16B2F036"/>
    <w:rsid w:val="16B82C3F"/>
    <w:rsid w:val="16BA5821"/>
    <w:rsid w:val="16BAB44B"/>
    <w:rsid w:val="16BBC0F9"/>
    <w:rsid w:val="16C2C0BA"/>
    <w:rsid w:val="16C3403E"/>
    <w:rsid w:val="16C3435B"/>
    <w:rsid w:val="16C66059"/>
    <w:rsid w:val="16C7E3CE"/>
    <w:rsid w:val="16C7FFBF"/>
    <w:rsid w:val="16C8C60F"/>
    <w:rsid w:val="16CA480D"/>
    <w:rsid w:val="16D1A06A"/>
    <w:rsid w:val="16D1B08A"/>
    <w:rsid w:val="16D22F9D"/>
    <w:rsid w:val="16D40DEB"/>
    <w:rsid w:val="16D93F95"/>
    <w:rsid w:val="16DA3FBC"/>
    <w:rsid w:val="16DD0599"/>
    <w:rsid w:val="16DFE5D5"/>
    <w:rsid w:val="16E7DEBE"/>
    <w:rsid w:val="16E846FF"/>
    <w:rsid w:val="16E924E5"/>
    <w:rsid w:val="16EC978B"/>
    <w:rsid w:val="16F1D4A9"/>
    <w:rsid w:val="16F71392"/>
    <w:rsid w:val="16FD8A42"/>
    <w:rsid w:val="16FDC883"/>
    <w:rsid w:val="1704D34F"/>
    <w:rsid w:val="170A33BB"/>
    <w:rsid w:val="170B89F4"/>
    <w:rsid w:val="171415CA"/>
    <w:rsid w:val="1715698E"/>
    <w:rsid w:val="1717082A"/>
    <w:rsid w:val="1718235A"/>
    <w:rsid w:val="171A875B"/>
    <w:rsid w:val="171B4945"/>
    <w:rsid w:val="171CD25B"/>
    <w:rsid w:val="17224AA0"/>
    <w:rsid w:val="17247DC3"/>
    <w:rsid w:val="172DFA9F"/>
    <w:rsid w:val="172F9F3B"/>
    <w:rsid w:val="1730DF40"/>
    <w:rsid w:val="1732D0C6"/>
    <w:rsid w:val="1735EF7C"/>
    <w:rsid w:val="173E5D80"/>
    <w:rsid w:val="173E95EB"/>
    <w:rsid w:val="173F3111"/>
    <w:rsid w:val="173FDADF"/>
    <w:rsid w:val="1747783D"/>
    <w:rsid w:val="17494C0E"/>
    <w:rsid w:val="174ACD0F"/>
    <w:rsid w:val="174B8071"/>
    <w:rsid w:val="174D8105"/>
    <w:rsid w:val="1752C967"/>
    <w:rsid w:val="175653DF"/>
    <w:rsid w:val="1756D9C5"/>
    <w:rsid w:val="175B2FFF"/>
    <w:rsid w:val="17659081"/>
    <w:rsid w:val="1767D5D5"/>
    <w:rsid w:val="176F10D4"/>
    <w:rsid w:val="17735388"/>
    <w:rsid w:val="17771838"/>
    <w:rsid w:val="177AA1ED"/>
    <w:rsid w:val="177EF202"/>
    <w:rsid w:val="1780816A"/>
    <w:rsid w:val="179165E6"/>
    <w:rsid w:val="1792EBC5"/>
    <w:rsid w:val="1796FCD0"/>
    <w:rsid w:val="17976C37"/>
    <w:rsid w:val="17978D25"/>
    <w:rsid w:val="179BD85F"/>
    <w:rsid w:val="179C5570"/>
    <w:rsid w:val="17A029D8"/>
    <w:rsid w:val="17A048C6"/>
    <w:rsid w:val="17A08212"/>
    <w:rsid w:val="17A0F662"/>
    <w:rsid w:val="17A289F5"/>
    <w:rsid w:val="17A38596"/>
    <w:rsid w:val="17A553E9"/>
    <w:rsid w:val="17AA3ADE"/>
    <w:rsid w:val="17AACE8B"/>
    <w:rsid w:val="17AC57F3"/>
    <w:rsid w:val="17AE03E9"/>
    <w:rsid w:val="17B59D8D"/>
    <w:rsid w:val="17B69C0A"/>
    <w:rsid w:val="17B7F1F3"/>
    <w:rsid w:val="17B7F4A2"/>
    <w:rsid w:val="17BEC032"/>
    <w:rsid w:val="17C3ABB5"/>
    <w:rsid w:val="17CD5321"/>
    <w:rsid w:val="17DEDB82"/>
    <w:rsid w:val="17E4274B"/>
    <w:rsid w:val="17EDC37D"/>
    <w:rsid w:val="17F44DB6"/>
    <w:rsid w:val="17F92AA3"/>
    <w:rsid w:val="17FBB660"/>
    <w:rsid w:val="18056FE1"/>
    <w:rsid w:val="180603AD"/>
    <w:rsid w:val="180CF232"/>
    <w:rsid w:val="1811CE73"/>
    <w:rsid w:val="1812269D"/>
    <w:rsid w:val="18124A01"/>
    <w:rsid w:val="1817426A"/>
    <w:rsid w:val="1817D1FF"/>
    <w:rsid w:val="181CE7F7"/>
    <w:rsid w:val="181ED215"/>
    <w:rsid w:val="182195CF"/>
    <w:rsid w:val="18262E7D"/>
    <w:rsid w:val="182675FF"/>
    <w:rsid w:val="1828D68E"/>
    <w:rsid w:val="182B2278"/>
    <w:rsid w:val="182CA249"/>
    <w:rsid w:val="18319E85"/>
    <w:rsid w:val="1831B75D"/>
    <w:rsid w:val="1845CAF7"/>
    <w:rsid w:val="184CEC30"/>
    <w:rsid w:val="184ED666"/>
    <w:rsid w:val="18521719"/>
    <w:rsid w:val="1854D1C5"/>
    <w:rsid w:val="1855516F"/>
    <w:rsid w:val="1857023B"/>
    <w:rsid w:val="18593B33"/>
    <w:rsid w:val="185F7F3D"/>
    <w:rsid w:val="1866F328"/>
    <w:rsid w:val="18681C32"/>
    <w:rsid w:val="186AD978"/>
    <w:rsid w:val="186F6A98"/>
    <w:rsid w:val="187052E7"/>
    <w:rsid w:val="1876CC4E"/>
    <w:rsid w:val="1878D956"/>
    <w:rsid w:val="187C26A5"/>
    <w:rsid w:val="187C9EC1"/>
    <w:rsid w:val="187ED0CF"/>
    <w:rsid w:val="18871CF8"/>
    <w:rsid w:val="188E170C"/>
    <w:rsid w:val="1890F3B8"/>
    <w:rsid w:val="1892F065"/>
    <w:rsid w:val="18990772"/>
    <w:rsid w:val="189A6FD9"/>
    <w:rsid w:val="189AC131"/>
    <w:rsid w:val="189BA2F5"/>
    <w:rsid w:val="189C284C"/>
    <w:rsid w:val="18A859D1"/>
    <w:rsid w:val="18AAC27D"/>
    <w:rsid w:val="18ADEE6F"/>
    <w:rsid w:val="18B4DD21"/>
    <w:rsid w:val="18C7F716"/>
    <w:rsid w:val="18CDE952"/>
    <w:rsid w:val="18D48E9C"/>
    <w:rsid w:val="18D73F39"/>
    <w:rsid w:val="18DA1FDC"/>
    <w:rsid w:val="18DF0FFF"/>
    <w:rsid w:val="18EB61D2"/>
    <w:rsid w:val="18EBD601"/>
    <w:rsid w:val="18F1813F"/>
    <w:rsid w:val="18F31726"/>
    <w:rsid w:val="18F543B4"/>
    <w:rsid w:val="18FA59EB"/>
    <w:rsid w:val="18FE6979"/>
    <w:rsid w:val="18FEDF92"/>
    <w:rsid w:val="18FF152C"/>
    <w:rsid w:val="190522B2"/>
    <w:rsid w:val="19087812"/>
    <w:rsid w:val="190ADBBB"/>
    <w:rsid w:val="190C661B"/>
    <w:rsid w:val="190F38AE"/>
    <w:rsid w:val="19143D00"/>
    <w:rsid w:val="19166014"/>
    <w:rsid w:val="19194A17"/>
    <w:rsid w:val="191B7ED6"/>
    <w:rsid w:val="191BC672"/>
    <w:rsid w:val="191D40E4"/>
    <w:rsid w:val="19228BDB"/>
    <w:rsid w:val="19241982"/>
    <w:rsid w:val="1924FCB3"/>
    <w:rsid w:val="1926CA58"/>
    <w:rsid w:val="1929ECF9"/>
    <w:rsid w:val="19315D03"/>
    <w:rsid w:val="193177CD"/>
    <w:rsid w:val="1931D698"/>
    <w:rsid w:val="193357DA"/>
    <w:rsid w:val="1935C4C0"/>
    <w:rsid w:val="1936BBBA"/>
    <w:rsid w:val="193CE805"/>
    <w:rsid w:val="193D2B65"/>
    <w:rsid w:val="193D9011"/>
    <w:rsid w:val="193DCEB8"/>
    <w:rsid w:val="193E2AFE"/>
    <w:rsid w:val="1941A251"/>
    <w:rsid w:val="194612F7"/>
    <w:rsid w:val="19478A3A"/>
    <w:rsid w:val="19480C82"/>
    <w:rsid w:val="1948146C"/>
    <w:rsid w:val="194863BA"/>
    <w:rsid w:val="194879C8"/>
    <w:rsid w:val="194A5A61"/>
    <w:rsid w:val="1959DF87"/>
    <w:rsid w:val="195E32C3"/>
    <w:rsid w:val="19605679"/>
    <w:rsid w:val="1961D0F9"/>
    <w:rsid w:val="19663A9B"/>
    <w:rsid w:val="19677C1E"/>
    <w:rsid w:val="19697EE7"/>
    <w:rsid w:val="196D7C83"/>
    <w:rsid w:val="1972935F"/>
    <w:rsid w:val="1976A29D"/>
    <w:rsid w:val="1977E67C"/>
    <w:rsid w:val="197E4831"/>
    <w:rsid w:val="1988C1AF"/>
    <w:rsid w:val="1989B200"/>
    <w:rsid w:val="198B1827"/>
    <w:rsid w:val="198D672D"/>
    <w:rsid w:val="198DC915"/>
    <w:rsid w:val="1992C23F"/>
    <w:rsid w:val="19960EE1"/>
    <w:rsid w:val="199928C7"/>
    <w:rsid w:val="199C95CD"/>
    <w:rsid w:val="199E70F5"/>
    <w:rsid w:val="19A375F8"/>
    <w:rsid w:val="19A56207"/>
    <w:rsid w:val="19A7B565"/>
    <w:rsid w:val="19AAE4E7"/>
    <w:rsid w:val="19AB930F"/>
    <w:rsid w:val="19AFD09E"/>
    <w:rsid w:val="19B4BF2E"/>
    <w:rsid w:val="19B6CF4D"/>
    <w:rsid w:val="19B8277C"/>
    <w:rsid w:val="19B96A7E"/>
    <w:rsid w:val="19BC7B2A"/>
    <w:rsid w:val="19BE6D80"/>
    <w:rsid w:val="19BF4D69"/>
    <w:rsid w:val="19C3569B"/>
    <w:rsid w:val="19C3A07F"/>
    <w:rsid w:val="19C619DC"/>
    <w:rsid w:val="19C73137"/>
    <w:rsid w:val="19CDED27"/>
    <w:rsid w:val="19D43339"/>
    <w:rsid w:val="19D52D30"/>
    <w:rsid w:val="19DA66C7"/>
    <w:rsid w:val="19DF6EE0"/>
    <w:rsid w:val="19E506DF"/>
    <w:rsid w:val="19E547C0"/>
    <w:rsid w:val="19E57379"/>
    <w:rsid w:val="19E791E8"/>
    <w:rsid w:val="19EDC78D"/>
    <w:rsid w:val="19FD0ED4"/>
    <w:rsid w:val="1A045DC1"/>
    <w:rsid w:val="1A091A67"/>
    <w:rsid w:val="1A0BE5F3"/>
    <w:rsid w:val="1A0C42E7"/>
    <w:rsid w:val="1A0F267C"/>
    <w:rsid w:val="1A1CFF4F"/>
    <w:rsid w:val="1A1FA1D0"/>
    <w:rsid w:val="1A1FEF2F"/>
    <w:rsid w:val="1A29230F"/>
    <w:rsid w:val="1A2AD455"/>
    <w:rsid w:val="1A2BD740"/>
    <w:rsid w:val="1A2CD14D"/>
    <w:rsid w:val="1A2EE298"/>
    <w:rsid w:val="1A32147A"/>
    <w:rsid w:val="1A35E052"/>
    <w:rsid w:val="1A3BDB99"/>
    <w:rsid w:val="1A446DF8"/>
    <w:rsid w:val="1A4726C2"/>
    <w:rsid w:val="1A517815"/>
    <w:rsid w:val="1A536A0D"/>
    <w:rsid w:val="1A5BA90D"/>
    <w:rsid w:val="1A5DE065"/>
    <w:rsid w:val="1A5EB4EF"/>
    <w:rsid w:val="1A5F5050"/>
    <w:rsid w:val="1A6355DF"/>
    <w:rsid w:val="1A64AF82"/>
    <w:rsid w:val="1A661E2D"/>
    <w:rsid w:val="1A68E2CA"/>
    <w:rsid w:val="1A69C1EB"/>
    <w:rsid w:val="1A7EECB3"/>
    <w:rsid w:val="1A7FCBA1"/>
    <w:rsid w:val="1A835BD6"/>
    <w:rsid w:val="1A8B7366"/>
    <w:rsid w:val="1A8CD8F7"/>
    <w:rsid w:val="1A9D2942"/>
    <w:rsid w:val="1AA1D08F"/>
    <w:rsid w:val="1AA42D18"/>
    <w:rsid w:val="1AAEBC22"/>
    <w:rsid w:val="1AB051C4"/>
    <w:rsid w:val="1AB41802"/>
    <w:rsid w:val="1AB6CE69"/>
    <w:rsid w:val="1AB76E56"/>
    <w:rsid w:val="1ABB5402"/>
    <w:rsid w:val="1ABB7BD9"/>
    <w:rsid w:val="1ABCB038"/>
    <w:rsid w:val="1AC40C29"/>
    <w:rsid w:val="1ACC8F31"/>
    <w:rsid w:val="1ACE1E84"/>
    <w:rsid w:val="1AD34DF3"/>
    <w:rsid w:val="1AD99053"/>
    <w:rsid w:val="1AE3D7EF"/>
    <w:rsid w:val="1AE684E9"/>
    <w:rsid w:val="1AE6CE89"/>
    <w:rsid w:val="1AE9748B"/>
    <w:rsid w:val="1AF1861F"/>
    <w:rsid w:val="1AF5F56F"/>
    <w:rsid w:val="1AF6363C"/>
    <w:rsid w:val="1AFABC35"/>
    <w:rsid w:val="1AFB2C07"/>
    <w:rsid w:val="1AFD1B31"/>
    <w:rsid w:val="1AFFD5F8"/>
    <w:rsid w:val="1B0618FB"/>
    <w:rsid w:val="1B07AC7E"/>
    <w:rsid w:val="1B0A79C9"/>
    <w:rsid w:val="1B0CA881"/>
    <w:rsid w:val="1B0F5C8D"/>
    <w:rsid w:val="1B19240E"/>
    <w:rsid w:val="1B1A2AA4"/>
    <w:rsid w:val="1B1F09C6"/>
    <w:rsid w:val="1B20D7B1"/>
    <w:rsid w:val="1B20D9CA"/>
    <w:rsid w:val="1B266161"/>
    <w:rsid w:val="1B2CF6CD"/>
    <w:rsid w:val="1B36514B"/>
    <w:rsid w:val="1B44D88E"/>
    <w:rsid w:val="1B49D55D"/>
    <w:rsid w:val="1B4A47BA"/>
    <w:rsid w:val="1B4BE449"/>
    <w:rsid w:val="1B4C838F"/>
    <w:rsid w:val="1B4F9A95"/>
    <w:rsid w:val="1B529CFC"/>
    <w:rsid w:val="1B545DBD"/>
    <w:rsid w:val="1B551F82"/>
    <w:rsid w:val="1B56B0BC"/>
    <w:rsid w:val="1B58BF94"/>
    <w:rsid w:val="1B659744"/>
    <w:rsid w:val="1B662DAE"/>
    <w:rsid w:val="1B67CB09"/>
    <w:rsid w:val="1B6A34AF"/>
    <w:rsid w:val="1B6E2BAE"/>
    <w:rsid w:val="1B74DFF0"/>
    <w:rsid w:val="1B7674EE"/>
    <w:rsid w:val="1B7C3FF5"/>
    <w:rsid w:val="1B7E8B1F"/>
    <w:rsid w:val="1B822261"/>
    <w:rsid w:val="1B876A04"/>
    <w:rsid w:val="1B8A383F"/>
    <w:rsid w:val="1B8A9F59"/>
    <w:rsid w:val="1B92C1CD"/>
    <w:rsid w:val="1B96F5C7"/>
    <w:rsid w:val="1B9FC747"/>
    <w:rsid w:val="1BA580C9"/>
    <w:rsid w:val="1BA65339"/>
    <w:rsid w:val="1BA6EA52"/>
    <w:rsid w:val="1BA92217"/>
    <w:rsid w:val="1BB4996D"/>
    <w:rsid w:val="1BB523F7"/>
    <w:rsid w:val="1BB6C070"/>
    <w:rsid w:val="1BB7DA14"/>
    <w:rsid w:val="1BB92E0A"/>
    <w:rsid w:val="1BBCFAFC"/>
    <w:rsid w:val="1BBDD11A"/>
    <w:rsid w:val="1BBE40E8"/>
    <w:rsid w:val="1BC33D09"/>
    <w:rsid w:val="1BC53441"/>
    <w:rsid w:val="1BCACFDB"/>
    <w:rsid w:val="1BCDC9D1"/>
    <w:rsid w:val="1BD1988C"/>
    <w:rsid w:val="1BD3A9E7"/>
    <w:rsid w:val="1BD6B4AD"/>
    <w:rsid w:val="1BDC7039"/>
    <w:rsid w:val="1BDF609A"/>
    <w:rsid w:val="1BE10901"/>
    <w:rsid w:val="1BEA95D3"/>
    <w:rsid w:val="1BEB2BB4"/>
    <w:rsid w:val="1BECED3E"/>
    <w:rsid w:val="1BF84576"/>
    <w:rsid w:val="1BFC9AF5"/>
    <w:rsid w:val="1BFE131B"/>
    <w:rsid w:val="1BFE43E4"/>
    <w:rsid w:val="1C03B6D2"/>
    <w:rsid w:val="1C04F72E"/>
    <w:rsid w:val="1C052F93"/>
    <w:rsid w:val="1C053FA2"/>
    <w:rsid w:val="1C062375"/>
    <w:rsid w:val="1C08083E"/>
    <w:rsid w:val="1C08D026"/>
    <w:rsid w:val="1C0DFA7D"/>
    <w:rsid w:val="1C0F8A05"/>
    <w:rsid w:val="1C128BAA"/>
    <w:rsid w:val="1C14164E"/>
    <w:rsid w:val="1C179FE3"/>
    <w:rsid w:val="1C2273C0"/>
    <w:rsid w:val="1C23FCD1"/>
    <w:rsid w:val="1C251651"/>
    <w:rsid w:val="1C25E5CF"/>
    <w:rsid w:val="1C35B082"/>
    <w:rsid w:val="1C376A46"/>
    <w:rsid w:val="1C3A7934"/>
    <w:rsid w:val="1C3CC6CC"/>
    <w:rsid w:val="1C3EF485"/>
    <w:rsid w:val="1C3FF0EA"/>
    <w:rsid w:val="1C3FFCF3"/>
    <w:rsid w:val="1C452341"/>
    <w:rsid w:val="1C4B1500"/>
    <w:rsid w:val="1C4DD1B0"/>
    <w:rsid w:val="1C4EBF21"/>
    <w:rsid w:val="1C4F8B8A"/>
    <w:rsid w:val="1C51AA3F"/>
    <w:rsid w:val="1C523809"/>
    <w:rsid w:val="1C55269B"/>
    <w:rsid w:val="1C59D780"/>
    <w:rsid w:val="1C5BE0CE"/>
    <w:rsid w:val="1C5C3EBA"/>
    <w:rsid w:val="1C5E4882"/>
    <w:rsid w:val="1C60689D"/>
    <w:rsid w:val="1C625E40"/>
    <w:rsid w:val="1C678A93"/>
    <w:rsid w:val="1C682924"/>
    <w:rsid w:val="1C684970"/>
    <w:rsid w:val="1C7177BD"/>
    <w:rsid w:val="1C75FBF3"/>
    <w:rsid w:val="1C772181"/>
    <w:rsid w:val="1C7A8465"/>
    <w:rsid w:val="1C7FE8A8"/>
    <w:rsid w:val="1C80F56E"/>
    <w:rsid w:val="1C838F59"/>
    <w:rsid w:val="1C8870FF"/>
    <w:rsid w:val="1C8A50FF"/>
    <w:rsid w:val="1C8A610D"/>
    <w:rsid w:val="1C8D3D7E"/>
    <w:rsid w:val="1C8E293B"/>
    <w:rsid w:val="1C8F2E78"/>
    <w:rsid w:val="1C8F8C8D"/>
    <w:rsid w:val="1C90CE23"/>
    <w:rsid w:val="1C9C3FCE"/>
    <w:rsid w:val="1CA17F0E"/>
    <w:rsid w:val="1CA53A2D"/>
    <w:rsid w:val="1CA622A3"/>
    <w:rsid w:val="1CA7E351"/>
    <w:rsid w:val="1CAEF88A"/>
    <w:rsid w:val="1CAFC626"/>
    <w:rsid w:val="1CB14FD8"/>
    <w:rsid w:val="1CB16635"/>
    <w:rsid w:val="1CB45BAD"/>
    <w:rsid w:val="1CB5868C"/>
    <w:rsid w:val="1CB787E3"/>
    <w:rsid w:val="1CCB4B1C"/>
    <w:rsid w:val="1CCB5344"/>
    <w:rsid w:val="1CCCB08C"/>
    <w:rsid w:val="1CCDCB86"/>
    <w:rsid w:val="1CD33E6B"/>
    <w:rsid w:val="1CDBE269"/>
    <w:rsid w:val="1CE0E8BF"/>
    <w:rsid w:val="1CE5BCE2"/>
    <w:rsid w:val="1CE6198D"/>
    <w:rsid w:val="1CF670E7"/>
    <w:rsid w:val="1CF71C66"/>
    <w:rsid w:val="1CFAFE69"/>
    <w:rsid w:val="1CFD24CA"/>
    <w:rsid w:val="1D0483F3"/>
    <w:rsid w:val="1D06ADEA"/>
    <w:rsid w:val="1D09F8EE"/>
    <w:rsid w:val="1D0DB46D"/>
    <w:rsid w:val="1D1107C1"/>
    <w:rsid w:val="1D1D39C4"/>
    <w:rsid w:val="1D1E2C15"/>
    <w:rsid w:val="1D23CED2"/>
    <w:rsid w:val="1D2620E9"/>
    <w:rsid w:val="1D2DEFA2"/>
    <w:rsid w:val="1D3C258F"/>
    <w:rsid w:val="1D3F70CF"/>
    <w:rsid w:val="1D46E3BC"/>
    <w:rsid w:val="1D4CD2FE"/>
    <w:rsid w:val="1D510E98"/>
    <w:rsid w:val="1D5204B1"/>
    <w:rsid w:val="1D53AE5F"/>
    <w:rsid w:val="1D55FF33"/>
    <w:rsid w:val="1D57A196"/>
    <w:rsid w:val="1D57F6CB"/>
    <w:rsid w:val="1D5B4AA2"/>
    <w:rsid w:val="1D5BAFD0"/>
    <w:rsid w:val="1D5F57F7"/>
    <w:rsid w:val="1D613CD4"/>
    <w:rsid w:val="1D64371A"/>
    <w:rsid w:val="1D65B634"/>
    <w:rsid w:val="1D6BD1EF"/>
    <w:rsid w:val="1D6D13ED"/>
    <w:rsid w:val="1D6FA06C"/>
    <w:rsid w:val="1D74169D"/>
    <w:rsid w:val="1D7F2C68"/>
    <w:rsid w:val="1D804343"/>
    <w:rsid w:val="1D80B4EF"/>
    <w:rsid w:val="1D8219C5"/>
    <w:rsid w:val="1D83AF31"/>
    <w:rsid w:val="1D853D4B"/>
    <w:rsid w:val="1D8A0145"/>
    <w:rsid w:val="1D8E3EB4"/>
    <w:rsid w:val="1D957FC1"/>
    <w:rsid w:val="1D96F6ED"/>
    <w:rsid w:val="1D973236"/>
    <w:rsid w:val="1D9790C1"/>
    <w:rsid w:val="1D9CB00B"/>
    <w:rsid w:val="1D9F0034"/>
    <w:rsid w:val="1DA6EE8C"/>
    <w:rsid w:val="1DAA2483"/>
    <w:rsid w:val="1DAA5F1D"/>
    <w:rsid w:val="1DAB36B7"/>
    <w:rsid w:val="1DAB38A3"/>
    <w:rsid w:val="1DAB7E8B"/>
    <w:rsid w:val="1DAD9FF2"/>
    <w:rsid w:val="1DB05F32"/>
    <w:rsid w:val="1DB33EFE"/>
    <w:rsid w:val="1DBC26EA"/>
    <w:rsid w:val="1DBF313D"/>
    <w:rsid w:val="1DC28191"/>
    <w:rsid w:val="1DD15096"/>
    <w:rsid w:val="1DD77479"/>
    <w:rsid w:val="1DDAB58D"/>
    <w:rsid w:val="1DDB4E06"/>
    <w:rsid w:val="1DDBBC31"/>
    <w:rsid w:val="1DDE8285"/>
    <w:rsid w:val="1DE1E132"/>
    <w:rsid w:val="1DE264E3"/>
    <w:rsid w:val="1DEF43A0"/>
    <w:rsid w:val="1DEFE726"/>
    <w:rsid w:val="1DF0F8EA"/>
    <w:rsid w:val="1DF8DA06"/>
    <w:rsid w:val="1DFA5F1D"/>
    <w:rsid w:val="1DFF1180"/>
    <w:rsid w:val="1E00FE6D"/>
    <w:rsid w:val="1E025E28"/>
    <w:rsid w:val="1E0A6EDB"/>
    <w:rsid w:val="1E0A86FB"/>
    <w:rsid w:val="1E125046"/>
    <w:rsid w:val="1E195C8E"/>
    <w:rsid w:val="1E229A8F"/>
    <w:rsid w:val="1E29FFBA"/>
    <w:rsid w:val="1E31F9B1"/>
    <w:rsid w:val="1E3A693C"/>
    <w:rsid w:val="1E3B1F2A"/>
    <w:rsid w:val="1E4EE189"/>
    <w:rsid w:val="1E509903"/>
    <w:rsid w:val="1E51D667"/>
    <w:rsid w:val="1E58FA37"/>
    <w:rsid w:val="1E5D292E"/>
    <w:rsid w:val="1E62145A"/>
    <w:rsid w:val="1E623862"/>
    <w:rsid w:val="1E673007"/>
    <w:rsid w:val="1E6DB252"/>
    <w:rsid w:val="1E6F655E"/>
    <w:rsid w:val="1E70842F"/>
    <w:rsid w:val="1E710E5C"/>
    <w:rsid w:val="1E71B1FD"/>
    <w:rsid w:val="1E7477ED"/>
    <w:rsid w:val="1E750244"/>
    <w:rsid w:val="1E76EBCA"/>
    <w:rsid w:val="1E77600D"/>
    <w:rsid w:val="1E779807"/>
    <w:rsid w:val="1E77BF7A"/>
    <w:rsid w:val="1E7E2592"/>
    <w:rsid w:val="1E826A0B"/>
    <w:rsid w:val="1E88CF0D"/>
    <w:rsid w:val="1E89FAB9"/>
    <w:rsid w:val="1E8BD16E"/>
    <w:rsid w:val="1E8D8465"/>
    <w:rsid w:val="1E8D89D7"/>
    <w:rsid w:val="1E91C5EC"/>
    <w:rsid w:val="1E94AD66"/>
    <w:rsid w:val="1E970854"/>
    <w:rsid w:val="1E996D23"/>
    <w:rsid w:val="1E9A8706"/>
    <w:rsid w:val="1E9CB96E"/>
    <w:rsid w:val="1EA22CFC"/>
    <w:rsid w:val="1EA6D892"/>
    <w:rsid w:val="1EA97B48"/>
    <w:rsid w:val="1EA989AD"/>
    <w:rsid w:val="1EAABE6B"/>
    <w:rsid w:val="1EAD74D3"/>
    <w:rsid w:val="1EAF0443"/>
    <w:rsid w:val="1EB020EC"/>
    <w:rsid w:val="1EB0939B"/>
    <w:rsid w:val="1EB12082"/>
    <w:rsid w:val="1EB26C13"/>
    <w:rsid w:val="1EB5BA91"/>
    <w:rsid w:val="1EB5EF2D"/>
    <w:rsid w:val="1EB69DDA"/>
    <w:rsid w:val="1EBABCE6"/>
    <w:rsid w:val="1EBDFAB2"/>
    <w:rsid w:val="1EC08C1E"/>
    <w:rsid w:val="1EC0D9ED"/>
    <w:rsid w:val="1EC6BA39"/>
    <w:rsid w:val="1ECA82CD"/>
    <w:rsid w:val="1ECC4100"/>
    <w:rsid w:val="1ECC6B4D"/>
    <w:rsid w:val="1ECC76AE"/>
    <w:rsid w:val="1ED6C378"/>
    <w:rsid w:val="1EDAFC23"/>
    <w:rsid w:val="1EDE0F32"/>
    <w:rsid w:val="1EE1978F"/>
    <w:rsid w:val="1EE1CE05"/>
    <w:rsid w:val="1EE4B34F"/>
    <w:rsid w:val="1EEB3E9D"/>
    <w:rsid w:val="1EEE6C12"/>
    <w:rsid w:val="1EEEEA19"/>
    <w:rsid w:val="1EF28863"/>
    <w:rsid w:val="1EF3759A"/>
    <w:rsid w:val="1EFBB3B5"/>
    <w:rsid w:val="1EFF567B"/>
    <w:rsid w:val="1EFF7652"/>
    <w:rsid w:val="1EFF79BB"/>
    <w:rsid w:val="1F00C119"/>
    <w:rsid w:val="1F01AD0B"/>
    <w:rsid w:val="1F110629"/>
    <w:rsid w:val="1F15CE33"/>
    <w:rsid w:val="1F172B06"/>
    <w:rsid w:val="1F1731FC"/>
    <w:rsid w:val="1F1B0649"/>
    <w:rsid w:val="1F1D138D"/>
    <w:rsid w:val="1F1E75F2"/>
    <w:rsid w:val="1F1FAC0F"/>
    <w:rsid w:val="1F24A0CA"/>
    <w:rsid w:val="1F24AB27"/>
    <w:rsid w:val="1F26E40A"/>
    <w:rsid w:val="1F28B00B"/>
    <w:rsid w:val="1F30AB5B"/>
    <w:rsid w:val="1F3561A3"/>
    <w:rsid w:val="1F39B24E"/>
    <w:rsid w:val="1F401D57"/>
    <w:rsid w:val="1F405867"/>
    <w:rsid w:val="1F4414A9"/>
    <w:rsid w:val="1F49AEFD"/>
    <w:rsid w:val="1F4D74B1"/>
    <w:rsid w:val="1F4DB69E"/>
    <w:rsid w:val="1F53DA28"/>
    <w:rsid w:val="1F58BBD3"/>
    <w:rsid w:val="1F59085A"/>
    <w:rsid w:val="1F6008ED"/>
    <w:rsid w:val="1F624A6F"/>
    <w:rsid w:val="1F661955"/>
    <w:rsid w:val="1F68EB1C"/>
    <w:rsid w:val="1F6D098A"/>
    <w:rsid w:val="1F6F13A1"/>
    <w:rsid w:val="1F7314BF"/>
    <w:rsid w:val="1F794EF1"/>
    <w:rsid w:val="1F796615"/>
    <w:rsid w:val="1F79C766"/>
    <w:rsid w:val="1F7D5B97"/>
    <w:rsid w:val="1F7DA189"/>
    <w:rsid w:val="1F8328A7"/>
    <w:rsid w:val="1F8A6040"/>
    <w:rsid w:val="1F8B0F18"/>
    <w:rsid w:val="1F9C1A81"/>
    <w:rsid w:val="1F9CFE06"/>
    <w:rsid w:val="1FA61176"/>
    <w:rsid w:val="1FAFADEE"/>
    <w:rsid w:val="1FB0CF9E"/>
    <w:rsid w:val="1FB1A2F8"/>
    <w:rsid w:val="1FB1F685"/>
    <w:rsid w:val="1FB5532A"/>
    <w:rsid w:val="1FBC6CBF"/>
    <w:rsid w:val="1FC15834"/>
    <w:rsid w:val="1FC30A15"/>
    <w:rsid w:val="1FC5D2BE"/>
    <w:rsid w:val="1FC863ED"/>
    <w:rsid w:val="1FC97AA0"/>
    <w:rsid w:val="1FCA65F5"/>
    <w:rsid w:val="1FD142D1"/>
    <w:rsid w:val="1FD54BB8"/>
    <w:rsid w:val="1FDBB68C"/>
    <w:rsid w:val="1FE1514A"/>
    <w:rsid w:val="1FE479CF"/>
    <w:rsid w:val="1FEFFFA7"/>
    <w:rsid w:val="1FF1F341"/>
    <w:rsid w:val="1FF4A9A5"/>
    <w:rsid w:val="1FF8C770"/>
    <w:rsid w:val="1FFB7FF7"/>
    <w:rsid w:val="1FFE9D7D"/>
    <w:rsid w:val="1FFF3E18"/>
    <w:rsid w:val="1FFF89BA"/>
    <w:rsid w:val="2000C533"/>
    <w:rsid w:val="200178B1"/>
    <w:rsid w:val="200428BA"/>
    <w:rsid w:val="2005E6F2"/>
    <w:rsid w:val="200E4AF7"/>
    <w:rsid w:val="20162873"/>
    <w:rsid w:val="20182143"/>
    <w:rsid w:val="20291F94"/>
    <w:rsid w:val="202A37A8"/>
    <w:rsid w:val="202AA668"/>
    <w:rsid w:val="202CD793"/>
    <w:rsid w:val="202F4CDA"/>
    <w:rsid w:val="20392F9A"/>
    <w:rsid w:val="20394166"/>
    <w:rsid w:val="203B24E4"/>
    <w:rsid w:val="203B52AF"/>
    <w:rsid w:val="203EA49B"/>
    <w:rsid w:val="2041D1D0"/>
    <w:rsid w:val="20439318"/>
    <w:rsid w:val="20459497"/>
    <w:rsid w:val="20498778"/>
    <w:rsid w:val="204D98E7"/>
    <w:rsid w:val="204F27D2"/>
    <w:rsid w:val="2057CF6C"/>
    <w:rsid w:val="20624261"/>
    <w:rsid w:val="206259AB"/>
    <w:rsid w:val="2068AE43"/>
    <w:rsid w:val="2069B67D"/>
    <w:rsid w:val="2069FF87"/>
    <w:rsid w:val="206C60F1"/>
    <w:rsid w:val="206D4522"/>
    <w:rsid w:val="206F63EC"/>
    <w:rsid w:val="20735C24"/>
    <w:rsid w:val="20742296"/>
    <w:rsid w:val="20748D05"/>
    <w:rsid w:val="2074D745"/>
    <w:rsid w:val="20802ECC"/>
    <w:rsid w:val="2083F542"/>
    <w:rsid w:val="2088151A"/>
    <w:rsid w:val="208AA59B"/>
    <w:rsid w:val="208CDC78"/>
    <w:rsid w:val="208EDEEB"/>
    <w:rsid w:val="20959403"/>
    <w:rsid w:val="209B545B"/>
    <w:rsid w:val="209E0A9B"/>
    <w:rsid w:val="209F9CC2"/>
    <w:rsid w:val="20A0B5C0"/>
    <w:rsid w:val="20A8BE38"/>
    <w:rsid w:val="20AA8505"/>
    <w:rsid w:val="20ADB145"/>
    <w:rsid w:val="20AFC221"/>
    <w:rsid w:val="20B96595"/>
    <w:rsid w:val="20BF6226"/>
    <w:rsid w:val="20C16F71"/>
    <w:rsid w:val="20C6B2A6"/>
    <w:rsid w:val="20C7C4B0"/>
    <w:rsid w:val="20C99D98"/>
    <w:rsid w:val="20CEFC5B"/>
    <w:rsid w:val="20D05A42"/>
    <w:rsid w:val="20D40A30"/>
    <w:rsid w:val="20D6EA80"/>
    <w:rsid w:val="20DC84F0"/>
    <w:rsid w:val="20DC99C8"/>
    <w:rsid w:val="20E0A2E9"/>
    <w:rsid w:val="20E2C34D"/>
    <w:rsid w:val="20EC3ECF"/>
    <w:rsid w:val="20F2725A"/>
    <w:rsid w:val="20F8D119"/>
    <w:rsid w:val="20FA7C23"/>
    <w:rsid w:val="20FC0A3D"/>
    <w:rsid w:val="20FC1E3E"/>
    <w:rsid w:val="20FFD25A"/>
    <w:rsid w:val="2100B2F1"/>
    <w:rsid w:val="21083864"/>
    <w:rsid w:val="21088E1D"/>
    <w:rsid w:val="2108EB30"/>
    <w:rsid w:val="2117CCAF"/>
    <w:rsid w:val="21180E17"/>
    <w:rsid w:val="2119C60B"/>
    <w:rsid w:val="211C264A"/>
    <w:rsid w:val="211C2E1B"/>
    <w:rsid w:val="211CF59C"/>
    <w:rsid w:val="2136D1B3"/>
    <w:rsid w:val="21374DCD"/>
    <w:rsid w:val="213772A4"/>
    <w:rsid w:val="213A361D"/>
    <w:rsid w:val="21510E4E"/>
    <w:rsid w:val="21526CEB"/>
    <w:rsid w:val="2154DC16"/>
    <w:rsid w:val="2159B34D"/>
    <w:rsid w:val="215E5C5C"/>
    <w:rsid w:val="215F8C97"/>
    <w:rsid w:val="21655778"/>
    <w:rsid w:val="216808C8"/>
    <w:rsid w:val="2168B608"/>
    <w:rsid w:val="2169371D"/>
    <w:rsid w:val="216C9293"/>
    <w:rsid w:val="2170D601"/>
    <w:rsid w:val="2172379D"/>
    <w:rsid w:val="217238EF"/>
    <w:rsid w:val="21746A90"/>
    <w:rsid w:val="21774390"/>
    <w:rsid w:val="21790D1B"/>
    <w:rsid w:val="217C5C07"/>
    <w:rsid w:val="217D0896"/>
    <w:rsid w:val="21807C97"/>
    <w:rsid w:val="21819758"/>
    <w:rsid w:val="21854BF1"/>
    <w:rsid w:val="2187257E"/>
    <w:rsid w:val="2187A1C7"/>
    <w:rsid w:val="219363CC"/>
    <w:rsid w:val="21A048A5"/>
    <w:rsid w:val="21AAF93B"/>
    <w:rsid w:val="21AD6BD0"/>
    <w:rsid w:val="21B0EECF"/>
    <w:rsid w:val="21B2406A"/>
    <w:rsid w:val="21B3B883"/>
    <w:rsid w:val="21B50A41"/>
    <w:rsid w:val="21BB696E"/>
    <w:rsid w:val="21BC72F2"/>
    <w:rsid w:val="21BF4CA7"/>
    <w:rsid w:val="21C0BBFF"/>
    <w:rsid w:val="21C3E1C0"/>
    <w:rsid w:val="21C75DFA"/>
    <w:rsid w:val="21C833D2"/>
    <w:rsid w:val="21C9321C"/>
    <w:rsid w:val="21CD6E94"/>
    <w:rsid w:val="21D30EA2"/>
    <w:rsid w:val="21D75131"/>
    <w:rsid w:val="21DA36D0"/>
    <w:rsid w:val="21E26EFA"/>
    <w:rsid w:val="21E32C11"/>
    <w:rsid w:val="21E582B3"/>
    <w:rsid w:val="21E8C277"/>
    <w:rsid w:val="21EBBBAE"/>
    <w:rsid w:val="21EF52DB"/>
    <w:rsid w:val="21FE7F60"/>
    <w:rsid w:val="2200A14D"/>
    <w:rsid w:val="22017635"/>
    <w:rsid w:val="2204E93A"/>
    <w:rsid w:val="2209D9E2"/>
    <w:rsid w:val="220BECE6"/>
    <w:rsid w:val="22266E11"/>
    <w:rsid w:val="222B2853"/>
    <w:rsid w:val="222E4852"/>
    <w:rsid w:val="2230DFF5"/>
    <w:rsid w:val="2231D3AF"/>
    <w:rsid w:val="223450BE"/>
    <w:rsid w:val="223602EC"/>
    <w:rsid w:val="2238D361"/>
    <w:rsid w:val="223AB7F4"/>
    <w:rsid w:val="223F6078"/>
    <w:rsid w:val="2241274B"/>
    <w:rsid w:val="224A18F0"/>
    <w:rsid w:val="224E1D57"/>
    <w:rsid w:val="2252D7AE"/>
    <w:rsid w:val="2255F4AE"/>
    <w:rsid w:val="225B06F0"/>
    <w:rsid w:val="225DCCD4"/>
    <w:rsid w:val="225FF17D"/>
    <w:rsid w:val="22609B84"/>
    <w:rsid w:val="2265113C"/>
    <w:rsid w:val="2267EEC7"/>
    <w:rsid w:val="2267F284"/>
    <w:rsid w:val="22701355"/>
    <w:rsid w:val="22730858"/>
    <w:rsid w:val="2273DB94"/>
    <w:rsid w:val="2277326C"/>
    <w:rsid w:val="227795E0"/>
    <w:rsid w:val="2279A625"/>
    <w:rsid w:val="227C5CBD"/>
    <w:rsid w:val="2285A772"/>
    <w:rsid w:val="228D2E72"/>
    <w:rsid w:val="22974C56"/>
    <w:rsid w:val="22977208"/>
    <w:rsid w:val="229AF3FA"/>
    <w:rsid w:val="22A3B95A"/>
    <w:rsid w:val="22A401B7"/>
    <w:rsid w:val="22A4D22F"/>
    <w:rsid w:val="22AAB923"/>
    <w:rsid w:val="22AB4709"/>
    <w:rsid w:val="22ABC72E"/>
    <w:rsid w:val="22AD0740"/>
    <w:rsid w:val="22AF884D"/>
    <w:rsid w:val="22AF8C6D"/>
    <w:rsid w:val="22B060D9"/>
    <w:rsid w:val="22B9C385"/>
    <w:rsid w:val="22B9F2EF"/>
    <w:rsid w:val="22BA4F27"/>
    <w:rsid w:val="22BC9610"/>
    <w:rsid w:val="22BFE2D5"/>
    <w:rsid w:val="22C6030C"/>
    <w:rsid w:val="22CAD2BB"/>
    <w:rsid w:val="22CE1F68"/>
    <w:rsid w:val="22D29BAB"/>
    <w:rsid w:val="22D5281C"/>
    <w:rsid w:val="22D63FED"/>
    <w:rsid w:val="22D69994"/>
    <w:rsid w:val="22D9A8A6"/>
    <w:rsid w:val="22DA5E88"/>
    <w:rsid w:val="22E7577F"/>
    <w:rsid w:val="22E9C1B0"/>
    <w:rsid w:val="22EA4AD1"/>
    <w:rsid w:val="22EAF4BC"/>
    <w:rsid w:val="22EBA6CA"/>
    <w:rsid w:val="22EC4EA6"/>
    <w:rsid w:val="22F7CE75"/>
    <w:rsid w:val="22FB0C42"/>
    <w:rsid w:val="22FCC9DE"/>
    <w:rsid w:val="22FCF2F7"/>
    <w:rsid w:val="22FF6400"/>
    <w:rsid w:val="22FFCA83"/>
    <w:rsid w:val="230073A1"/>
    <w:rsid w:val="23065CB5"/>
    <w:rsid w:val="23073772"/>
    <w:rsid w:val="2311430E"/>
    <w:rsid w:val="2311C16F"/>
    <w:rsid w:val="2317F2BE"/>
    <w:rsid w:val="23238D22"/>
    <w:rsid w:val="2328FFE6"/>
    <w:rsid w:val="232C7C88"/>
    <w:rsid w:val="232C98FF"/>
    <w:rsid w:val="232FBB83"/>
    <w:rsid w:val="23300FB1"/>
    <w:rsid w:val="234132DB"/>
    <w:rsid w:val="234478F2"/>
    <w:rsid w:val="234505EF"/>
    <w:rsid w:val="23482112"/>
    <w:rsid w:val="234861DD"/>
    <w:rsid w:val="23585579"/>
    <w:rsid w:val="235C589E"/>
    <w:rsid w:val="235EF055"/>
    <w:rsid w:val="235F00B2"/>
    <w:rsid w:val="2366921B"/>
    <w:rsid w:val="2368C13F"/>
    <w:rsid w:val="237338E9"/>
    <w:rsid w:val="2374599F"/>
    <w:rsid w:val="23792C82"/>
    <w:rsid w:val="237C2871"/>
    <w:rsid w:val="23820682"/>
    <w:rsid w:val="2382EEF7"/>
    <w:rsid w:val="23830C4B"/>
    <w:rsid w:val="2383DDA2"/>
    <w:rsid w:val="238416B3"/>
    <w:rsid w:val="2385ACD5"/>
    <w:rsid w:val="238C9E6A"/>
    <w:rsid w:val="238CA90B"/>
    <w:rsid w:val="23903D49"/>
    <w:rsid w:val="239084DD"/>
    <w:rsid w:val="23916976"/>
    <w:rsid w:val="2391B19A"/>
    <w:rsid w:val="23927A07"/>
    <w:rsid w:val="239DB7FE"/>
    <w:rsid w:val="23A11B65"/>
    <w:rsid w:val="23A12D46"/>
    <w:rsid w:val="23A25AB9"/>
    <w:rsid w:val="23A2CE7A"/>
    <w:rsid w:val="23A74A40"/>
    <w:rsid w:val="23AB70E3"/>
    <w:rsid w:val="23ADFA68"/>
    <w:rsid w:val="23B27CA3"/>
    <w:rsid w:val="23B32BE2"/>
    <w:rsid w:val="23B3639A"/>
    <w:rsid w:val="23B6A967"/>
    <w:rsid w:val="23B9B304"/>
    <w:rsid w:val="23BEB6F7"/>
    <w:rsid w:val="23C41A10"/>
    <w:rsid w:val="23C892A8"/>
    <w:rsid w:val="23C9573C"/>
    <w:rsid w:val="23D3264E"/>
    <w:rsid w:val="23D39FCE"/>
    <w:rsid w:val="23D62CE2"/>
    <w:rsid w:val="23D74B18"/>
    <w:rsid w:val="23DAE4FB"/>
    <w:rsid w:val="23DC11A1"/>
    <w:rsid w:val="23DCC76C"/>
    <w:rsid w:val="23DF0B4E"/>
    <w:rsid w:val="23E14365"/>
    <w:rsid w:val="23E1E9BC"/>
    <w:rsid w:val="23E610F2"/>
    <w:rsid w:val="23E9C27D"/>
    <w:rsid w:val="23EEC2C9"/>
    <w:rsid w:val="23F093A0"/>
    <w:rsid w:val="23FE4DAE"/>
    <w:rsid w:val="23FF8223"/>
    <w:rsid w:val="240B7C76"/>
    <w:rsid w:val="241B2C1E"/>
    <w:rsid w:val="241C30F4"/>
    <w:rsid w:val="2423FB47"/>
    <w:rsid w:val="2425C90B"/>
    <w:rsid w:val="2425EFEB"/>
    <w:rsid w:val="242A44AD"/>
    <w:rsid w:val="242BA17E"/>
    <w:rsid w:val="242BA9A0"/>
    <w:rsid w:val="242BF04E"/>
    <w:rsid w:val="24352A21"/>
    <w:rsid w:val="2437BEFC"/>
    <w:rsid w:val="243E396A"/>
    <w:rsid w:val="24417EEB"/>
    <w:rsid w:val="2441EEEE"/>
    <w:rsid w:val="2442194D"/>
    <w:rsid w:val="2444472E"/>
    <w:rsid w:val="2447375A"/>
    <w:rsid w:val="2448A578"/>
    <w:rsid w:val="244920F8"/>
    <w:rsid w:val="244EBC4F"/>
    <w:rsid w:val="245B367B"/>
    <w:rsid w:val="245BAF30"/>
    <w:rsid w:val="245D3934"/>
    <w:rsid w:val="245D6123"/>
    <w:rsid w:val="245F48D8"/>
    <w:rsid w:val="245FF639"/>
    <w:rsid w:val="246698E9"/>
    <w:rsid w:val="246DEEBF"/>
    <w:rsid w:val="247171E1"/>
    <w:rsid w:val="2475E6C7"/>
    <w:rsid w:val="247A98B6"/>
    <w:rsid w:val="247E482D"/>
    <w:rsid w:val="247F2D9B"/>
    <w:rsid w:val="2483A796"/>
    <w:rsid w:val="24843034"/>
    <w:rsid w:val="248726F2"/>
    <w:rsid w:val="24872F17"/>
    <w:rsid w:val="24879081"/>
    <w:rsid w:val="2487FAF5"/>
    <w:rsid w:val="248A03CC"/>
    <w:rsid w:val="248E757A"/>
    <w:rsid w:val="248F1E4F"/>
    <w:rsid w:val="2490AF3A"/>
    <w:rsid w:val="249137F1"/>
    <w:rsid w:val="2496C7CD"/>
    <w:rsid w:val="249FA8C4"/>
    <w:rsid w:val="24A262AF"/>
    <w:rsid w:val="24A34B9B"/>
    <w:rsid w:val="24A35068"/>
    <w:rsid w:val="24A5DFED"/>
    <w:rsid w:val="24A5ECE3"/>
    <w:rsid w:val="24A74A5A"/>
    <w:rsid w:val="24A80E42"/>
    <w:rsid w:val="24A9183F"/>
    <w:rsid w:val="24AD71EF"/>
    <w:rsid w:val="24B3FF6C"/>
    <w:rsid w:val="24B44E26"/>
    <w:rsid w:val="24B6901F"/>
    <w:rsid w:val="24B83A1F"/>
    <w:rsid w:val="24B86163"/>
    <w:rsid w:val="24BCC807"/>
    <w:rsid w:val="24BF8B6F"/>
    <w:rsid w:val="24BFA160"/>
    <w:rsid w:val="24C43116"/>
    <w:rsid w:val="24C4BE5D"/>
    <w:rsid w:val="24C67445"/>
    <w:rsid w:val="24C968A8"/>
    <w:rsid w:val="24CFD9BB"/>
    <w:rsid w:val="24D057B2"/>
    <w:rsid w:val="24D3BB0F"/>
    <w:rsid w:val="24DE57D4"/>
    <w:rsid w:val="24E21A56"/>
    <w:rsid w:val="24E29C06"/>
    <w:rsid w:val="24E6301F"/>
    <w:rsid w:val="24E96138"/>
    <w:rsid w:val="24E97678"/>
    <w:rsid w:val="24F7B728"/>
    <w:rsid w:val="24FCA564"/>
    <w:rsid w:val="2503FC49"/>
    <w:rsid w:val="250541FD"/>
    <w:rsid w:val="2509909E"/>
    <w:rsid w:val="2509CDAA"/>
    <w:rsid w:val="250CC453"/>
    <w:rsid w:val="25118A15"/>
    <w:rsid w:val="2514B644"/>
    <w:rsid w:val="2514E777"/>
    <w:rsid w:val="25150989"/>
    <w:rsid w:val="25153E39"/>
    <w:rsid w:val="2515D6D2"/>
    <w:rsid w:val="2518E57D"/>
    <w:rsid w:val="251CA6A6"/>
    <w:rsid w:val="252091AB"/>
    <w:rsid w:val="252151AD"/>
    <w:rsid w:val="252569B3"/>
    <w:rsid w:val="252ACA73"/>
    <w:rsid w:val="252B87CC"/>
    <w:rsid w:val="252D2813"/>
    <w:rsid w:val="252D57C4"/>
    <w:rsid w:val="252DBFDF"/>
    <w:rsid w:val="25376BE0"/>
    <w:rsid w:val="2539E6F8"/>
    <w:rsid w:val="253CA03C"/>
    <w:rsid w:val="253D3067"/>
    <w:rsid w:val="253DB7F2"/>
    <w:rsid w:val="253FE7FC"/>
    <w:rsid w:val="25415BE0"/>
    <w:rsid w:val="254E0602"/>
    <w:rsid w:val="254FAB00"/>
    <w:rsid w:val="25511421"/>
    <w:rsid w:val="25528DCB"/>
    <w:rsid w:val="25589234"/>
    <w:rsid w:val="255C3668"/>
    <w:rsid w:val="2563B22C"/>
    <w:rsid w:val="2564664C"/>
    <w:rsid w:val="25666AD3"/>
    <w:rsid w:val="256760B1"/>
    <w:rsid w:val="256EF4D2"/>
    <w:rsid w:val="25715800"/>
    <w:rsid w:val="2582A77E"/>
    <w:rsid w:val="2584AFB4"/>
    <w:rsid w:val="258660E1"/>
    <w:rsid w:val="258796C6"/>
    <w:rsid w:val="258A8811"/>
    <w:rsid w:val="2591BFF0"/>
    <w:rsid w:val="259840DC"/>
    <w:rsid w:val="259CAE10"/>
    <w:rsid w:val="25A05A68"/>
    <w:rsid w:val="25A1DB39"/>
    <w:rsid w:val="25A9CBBE"/>
    <w:rsid w:val="25AAAA0C"/>
    <w:rsid w:val="25AC5AFE"/>
    <w:rsid w:val="25B008A2"/>
    <w:rsid w:val="25B1A5EE"/>
    <w:rsid w:val="25B35B77"/>
    <w:rsid w:val="25BC8151"/>
    <w:rsid w:val="25BF22CA"/>
    <w:rsid w:val="25C5529B"/>
    <w:rsid w:val="25C67A0D"/>
    <w:rsid w:val="25C71BE5"/>
    <w:rsid w:val="25CC89FD"/>
    <w:rsid w:val="25CF7A9A"/>
    <w:rsid w:val="25D3C262"/>
    <w:rsid w:val="25D4FAF5"/>
    <w:rsid w:val="25D6D824"/>
    <w:rsid w:val="25D7BD08"/>
    <w:rsid w:val="25D893A2"/>
    <w:rsid w:val="25D9B7FD"/>
    <w:rsid w:val="25DC9A8C"/>
    <w:rsid w:val="25DF0445"/>
    <w:rsid w:val="25E12EBA"/>
    <w:rsid w:val="25E35658"/>
    <w:rsid w:val="25E3DE3F"/>
    <w:rsid w:val="25E9AC0A"/>
    <w:rsid w:val="25EB648F"/>
    <w:rsid w:val="25F1BE3F"/>
    <w:rsid w:val="25F1D551"/>
    <w:rsid w:val="25FA15D8"/>
    <w:rsid w:val="25FCEDDD"/>
    <w:rsid w:val="25FF85E2"/>
    <w:rsid w:val="26005805"/>
    <w:rsid w:val="26094069"/>
    <w:rsid w:val="260CA4FF"/>
    <w:rsid w:val="260D8EBC"/>
    <w:rsid w:val="261623AA"/>
    <w:rsid w:val="261B2FB8"/>
    <w:rsid w:val="26204DCC"/>
    <w:rsid w:val="26206158"/>
    <w:rsid w:val="2625EE4A"/>
    <w:rsid w:val="262EEE40"/>
    <w:rsid w:val="263508CD"/>
    <w:rsid w:val="2637756C"/>
    <w:rsid w:val="26447E9C"/>
    <w:rsid w:val="264574BD"/>
    <w:rsid w:val="265091E8"/>
    <w:rsid w:val="26545036"/>
    <w:rsid w:val="26555075"/>
    <w:rsid w:val="2655DF85"/>
    <w:rsid w:val="26575A69"/>
    <w:rsid w:val="26576697"/>
    <w:rsid w:val="26585626"/>
    <w:rsid w:val="265BC1FB"/>
    <w:rsid w:val="265DC57E"/>
    <w:rsid w:val="26607882"/>
    <w:rsid w:val="26618D0C"/>
    <w:rsid w:val="26657B98"/>
    <w:rsid w:val="266686F4"/>
    <w:rsid w:val="2668339F"/>
    <w:rsid w:val="266863E6"/>
    <w:rsid w:val="266AE88E"/>
    <w:rsid w:val="266BFDAF"/>
    <w:rsid w:val="267524EF"/>
    <w:rsid w:val="2677029A"/>
    <w:rsid w:val="26786433"/>
    <w:rsid w:val="26799EF5"/>
    <w:rsid w:val="2679F2EB"/>
    <w:rsid w:val="267B8BF1"/>
    <w:rsid w:val="267E23B4"/>
    <w:rsid w:val="2683ABC6"/>
    <w:rsid w:val="268BF1A9"/>
    <w:rsid w:val="268C2FAC"/>
    <w:rsid w:val="26933432"/>
    <w:rsid w:val="2695B61F"/>
    <w:rsid w:val="2695CB7A"/>
    <w:rsid w:val="2696725A"/>
    <w:rsid w:val="2696A531"/>
    <w:rsid w:val="269F04F2"/>
    <w:rsid w:val="269FD9AE"/>
    <w:rsid w:val="26A46E47"/>
    <w:rsid w:val="26A72580"/>
    <w:rsid w:val="26A9F12D"/>
    <w:rsid w:val="26AA1DC8"/>
    <w:rsid w:val="26B1131E"/>
    <w:rsid w:val="26B6312B"/>
    <w:rsid w:val="26BE39B6"/>
    <w:rsid w:val="26CF8726"/>
    <w:rsid w:val="26D2B442"/>
    <w:rsid w:val="26DB6A98"/>
    <w:rsid w:val="26DC5F4F"/>
    <w:rsid w:val="26DD7E99"/>
    <w:rsid w:val="26DF40DA"/>
    <w:rsid w:val="26E1375C"/>
    <w:rsid w:val="26E512EF"/>
    <w:rsid w:val="26E82876"/>
    <w:rsid w:val="26F2568B"/>
    <w:rsid w:val="26F5183B"/>
    <w:rsid w:val="26F5488D"/>
    <w:rsid w:val="26FAAAAD"/>
    <w:rsid w:val="26FBCE44"/>
    <w:rsid w:val="2704529C"/>
    <w:rsid w:val="270636A9"/>
    <w:rsid w:val="270C77AA"/>
    <w:rsid w:val="270D0328"/>
    <w:rsid w:val="270D54B1"/>
    <w:rsid w:val="27191B61"/>
    <w:rsid w:val="271AA2A6"/>
    <w:rsid w:val="271AE825"/>
    <w:rsid w:val="27248284"/>
    <w:rsid w:val="272AF108"/>
    <w:rsid w:val="272B4722"/>
    <w:rsid w:val="2730E10F"/>
    <w:rsid w:val="2731126A"/>
    <w:rsid w:val="2735AE6B"/>
    <w:rsid w:val="273DD15F"/>
    <w:rsid w:val="273DFE80"/>
    <w:rsid w:val="2744BCFE"/>
    <w:rsid w:val="2746AFF3"/>
    <w:rsid w:val="2748330B"/>
    <w:rsid w:val="27502694"/>
    <w:rsid w:val="275221D6"/>
    <w:rsid w:val="27582024"/>
    <w:rsid w:val="275B188B"/>
    <w:rsid w:val="275CAFFF"/>
    <w:rsid w:val="275E54AE"/>
    <w:rsid w:val="275F4841"/>
    <w:rsid w:val="2761BFBA"/>
    <w:rsid w:val="2762DB84"/>
    <w:rsid w:val="2768AF1F"/>
    <w:rsid w:val="276C1BE8"/>
    <w:rsid w:val="27703924"/>
    <w:rsid w:val="277238C0"/>
    <w:rsid w:val="277429D0"/>
    <w:rsid w:val="27777E7D"/>
    <w:rsid w:val="2778B3CF"/>
    <w:rsid w:val="27804418"/>
    <w:rsid w:val="27843787"/>
    <w:rsid w:val="2786164F"/>
    <w:rsid w:val="2789A654"/>
    <w:rsid w:val="278A541C"/>
    <w:rsid w:val="27900321"/>
    <w:rsid w:val="27900493"/>
    <w:rsid w:val="27911BAF"/>
    <w:rsid w:val="2795B2D6"/>
    <w:rsid w:val="2796F249"/>
    <w:rsid w:val="279768A3"/>
    <w:rsid w:val="2799DEAA"/>
    <w:rsid w:val="279B1A85"/>
    <w:rsid w:val="27A08375"/>
    <w:rsid w:val="27A22B0A"/>
    <w:rsid w:val="27A601AA"/>
    <w:rsid w:val="27A9D473"/>
    <w:rsid w:val="27ACEE87"/>
    <w:rsid w:val="27B06FBD"/>
    <w:rsid w:val="27B546B4"/>
    <w:rsid w:val="27B60678"/>
    <w:rsid w:val="27C48158"/>
    <w:rsid w:val="27C827AB"/>
    <w:rsid w:val="27CECF8C"/>
    <w:rsid w:val="27CF1FAD"/>
    <w:rsid w:val="27D428A8"/>
    <w:rsid w:val="27D9ADC3"/>
    <w:rsid w:val="27DABDBB"/>
    <w:rsid w:val="27DC1FF4"/>
    <w:rsid w:val="27E623E0"/>
    <w:rsid w:val="27EA3CDA"/>
    <w:rsid w:val="27ED5BBA"/>
    <w:rsid w:val="27EF8BDA"/>
    <w:rsid w:val="27F2BFB5"/>
    <w:rsid w:val="27F96DF4"/>
    <w:rsid w:val="27FB5E9D"/>
    <w:rsid w:val="27FF9EAA"/>
    <w:rsid w:val="28017622"/>
    <w:rsid w:val="280DE3D7"/>
    <w:rsid w:val="280E7A23"/>
    <w:rsid w:val="280F496A"/>
    <w:rsid w:val="2810509F"/>
    <w:rsid w:val="28165324"/>
    <w:rsid w:val="281BA3F5"/>
    <w:rsid w:val="2822249B"/>
    <w:rsid w:val="2824A884"/>
    <w:rsid w:val="2824F6D3"/>
    <w:rsid w:val="28266397"/>
    <w:rsid w:val="282A0B1B"/>
    <w:rsid w:val="282C2A53"/>
    <w:rsid w:val="282F9938"/>
    <w:rsid w:val="28341C67"/>
    <w:rsid w:val="28346E55"/>
    <w:rsid w:val="28351901"/>
    <w:rsid w:val="283A5EFA"/>
    <w:rsid w:val="285565C4"/>
    <w:rsid w:val="285965AC"/>
    <w:rsid w:val="285C3246"/>
    <w:rsid w:val="285C52D0"/>
    <w:rsid w:val="285D6A97"/>
    <w:rsid w:val="285F5E19"/>
    <w:rsid w:val="28678D5F"/>
    <w:rsid w:val="286AE8C1"/>
    <w:rsid w:val="28718137"/>
    <w:rsid w:val="287C8595"/>
    <w:rsid w:val="28847210"/>
    <w:rsid w:val="28875B6E"/>
    <w:rsid w:val="28941243"/>
    <w:rsid w:val="28983653"/>
    <w:rsid w:val="289B00A4"/>
    <w:rsid w:val="289F04DC"/>
    <w:rsid w:val="289FB501"/>
    <w:rsid w:val="28A08801"/>
    <w:rsid w:val="28A3A1B9"/>
    <w:rsid w:val="28A3B665"/>
    <w:rsid w:val="28AB0846"/>
    <w:rsid w:val="28B04EC7"/>
    <w:rsid w:val="28B2539A"/>
    <w:rsid w:val="28B3E276"/>
    <w:rsid w:val="28B4B0ED"/>
    <w:rsid w:val="28B56FA0"/>
    <w:rsid w:val="28B74991"/>
    <w:rsid w:val="28B96B7A"/>
    <w:rsid w:val="28BF14DD"/>
    <w:rsid w:val="28BF2DBC"/>
    <w:rsid w:val="28C3B26A"/>
    <w:rsid w:val="28C5BE94"/>
    <w:rsid w:val="28C7114D"/>
    <w:rsid w:val="28C873DE"/>
    <w:rsid w:val="28D3AE63"/>
    <w:rsid w:val="28DB1F17"/>
    <w:rsid w:val="28E1A7E5"/>
    <w:rsid w:val="28E4E18E"/>
    <w:rsid w:val="28E730B8"/>
    <w:rsid w:val="28E8269A"/>
    <w:rsid w:val="28EC7024"/>
    <w:rsid w:val="28F0B853"/>
    <w:rsid w:val="28F328CB"/>
    <w:rsid w:val="28F5B9C0"/>
    <w:rsid w:val="28F96787"/>
    <w:rsid w:val="28F9A5FB"/>
    <w:rsid w:val="28FC8D4E"/>
    <w:rsid w:val="28FE8F59"/>
    <w:rsid w:val="2900454A"/>
    <w:rsid w:val="29073089"/>
    <w:rsid w:val="290A24B9"/>
    <w:rsid w:val="290A4D87"/>
    <w:rsid w:val="290C2514"/>
    <w:rsid w:val="290DDEED"/>
    <w:rsid w:val="2919CC74"/>
    <w:rsid w:val="291F7E36"/>
    <w:rsid w:val="291FEF75"/>
    <w:rsid w:val="292092CD"/>
    <w:rsid w:val="29237E30"/>
    <w:rsid w:val="29257791"/>
    <w:rsid w:val="2934A4AE"/>
    <w:rsid w:val="293746F0"/>
    <w:rsid w:val="2938551F"/>
    <w:rsid w:val="29388E12"/>
    <w:rsid w:val="293B0E17"/>
    <w:rsid w:val="293FED45"/>
    <w:rsid w:val="29472147"/>
    <w:rsid w:val="294A61AD"/>
    <w:rsid w:val="294A85ED"/>
    <w:rsid w:val="294C3C7A"/>
    <w:rsid w:val="29522A9B"/>
    <w:rsid w:val="2952A692"/>
    <w:rsid w:val="2954B2A2"/>
    <w:rsid w:val="2958A238"/>
    <w:rsid w:val="295AD496"/>
    <w:rsid w:val="295ED3F3"/>
    <w:rsid w:val="2960F498"/>
    <w:rsid w:val="2961E1B2"/>
    <w:rsid w:val="2962244D"/>
    <w:rsid w:val="2963AFF8"/>
    <w:rsid w:val="296D1FEE"/>
    <w:rsid w:val="29714C42"/>
    <w:rsid w:val="29749AE6"/>
    <w:rsid w:val="2985D676"/>
    <w:rsid w:val="2986E8D3"/>
    <w:rsid w:val="298853EE"/>
    <w:rsid w:val="298AACE1"/>
    <w:rsid w:val="298F01BB"/>
    <w:rsid w:val="2995357F"/>
    <w:rsid w:val="29973C84"/>
    <w:rsid w:val="299EDFE9"/>
    <w:rsid w:val="29A104E4"/>
    <w:rsid w:val="29A36A7F"/>
    <w:rsid w:val="29A50544"/>
    <w:rsid w:val="29A8FA15"/>
    <w:rsid w:val="29B776EC"/>
    <w:rsid w:val="29BA8E12"/>
    <w:rsid w:val="29BACCB2"/>
    <w:rsid w:val="29C18827"/>
    <w:rsid w:val="29C2130D"/>
    <w:rsid w:val="29C37A93"/>
    <w:rsid w:val="29C749A2"/>
    <w:rsid w:val="29CD3394"/>
    <w:rsid w:val="29CDF433"/>
    <w:rsid w:val="29CE3203"/>
    <w:rsid w:val="29CFAE3D"/>
    <w:rsid w:val="29D0A5D2"/>
    <w:rsid w:val="29D3C8E5"/>
    <w:rsid w:val="29D70F42"/>
    <w:rsid w:val="29D8C388"/>
    <w:rsid w:val="29DBA2F9"/>
    <w:rsid w:val="29E34FF6"/>
    <w:rsid w:val="29E71C43"/>
    <w:rsid w:val="29E7C150"/>
    <w:rsid w:val="29E83E08"/>
    <w:rsid w:val="29E8F992"/>
    <w:rsid w:val="29F0D8FB"/>
    <w:rsid w:val="29F1E2C2"/>
    <w:rsid w:val="29F3A26F"/>
    <w:rsid w:val="29F5682D"/>
    <w:rsid w:val="29FB0712"/>
    <w:rsid w:val="29FB8A1C"/>
    <w:rsid w:val="29FCF189"/>
    <w:rsid w:val="29FEC3E8"/>
    <w:rsid w:val="2A006A42"/>
    <w:rsid w:val="2A009A5F"/>
    <w:rsid w:val="2A0332E5"/>
    <w:rsid w:val="2A060C08"/>
    <w:rsid w:val="2A0655D5"/>
    <w:rsid w:val="2A068EC1"/>
    <w:rsid w:val="2A08499D"/>
    <w:rsid w:val="2A136875"/>
    <w:rsid w:val="2A1728B2"/>
    <w:rsid w:val="2A178BC3"/>
    <w:rsid w:val="2A189BA2"/>
    <w:rsid w:val="2A1B982D"/>
    <w:rsid w:val="2A211DA0"/>
    <w:rsid w:val="2A32DED1"/>
    <w:rsid w:val="2A3510B0"/>
    <w:rsid w:val="2A365B1C"/>
    <w:rsid w:val="2A398610"/>
    <w:rsid w:val="2A3CD79E"/>
    <w:rsid w:val="2A4EA950"/>
    <w:rsid w:val="2A558E79"/>
    <w:rsid w:val="2A55D8CC"/>
    <w:rsid w:val="2A582278"/>
    <w:rsid w:val="2A59A1E3"/>
    <w:rsid w:val="2A5FF356"/>
    <w:rsid w:val="2A6548C5"/>
    <w:rsid w:val="2A683164"/>
    <w:rsid w:val="2A68BECE"/>
    <w:rsid w:val="2A6B5C38"/>
    <w:rsid w:val="2A706556"/>
    <w:rsid w:val="2A7216E3"/>
    <w:rsid w:val="2A733D5E"/>
    <w:rsid w:val="2A75E64A"/>
    <w:rsid w:val="2A7F4514"/>
    <w:rsid w:val="2A824E30"/>
    <w:rsid w:val="2A8A7BAE"/>
    <w:rsid w:val="2A9062DF"/>
    <w:rsid w:val="2A946161"/>
    <w:rsid w:val="2A97DF67"/>
    <w:rsid w:val="2A9949E6"/>
    <w:rsid w:val="2A9CA27E"/>
    <w:rsid w:val="2AA638F0"/>
    <w:rsid w:val="2AAB8F62"/>
    <w:rsid w:val="2AB414B9"/>
    <w:rsid w:val="2AB5E023"/>
    <w:rsid w:val="2ABFBA1B"/>
    <w:rsid w:val="2AC36DF7"/>
    <w:rsid w:val="2AC5DCB6"/>
    <w:rsid w:val="2ACA32C5"/>
    <w:rsid w:val="2ACC3224"/>
    <w:rsid w:val="2ACC7B57"/>
    <w:rsid w:val="2ACD9F7B"/>
    <w:rsid w:val="2ACDF1CA"/>
    <w:rsid w:val="2AD6E557"/>
    <w:rsid w:val="2AD87938"/>
    <w:rsid w:val="2ADFB9A7"/>
    <w:rsid w:val="2AE46BFE"/>
    <w:rsid w:val="2AE8C7FB"/>
    <w:rsid w:val="2AEF491D"/>
    <w:rsid w:val="2AF55675"/>
    <w:rsid w:val="2AFEB93D"/>
    <w:rsid w:val="2AFFA426"/>
    <w:rsid w:val="2B013976"/>
    <w:rsid w:val="2B0F218B"/>
    <w:rsid w:val="2B197989"/>
    <w:rsid w:val="2B20DE54"/>
    <w:rsid w:val="2B23A4BF"/>
    <w:rsid w:val="2B2B440C"/>
    <w:rsid w:val="2B2C2C4C"/>
    <w:rsid w:val="2B326A81"/>
    <w:rsid w:val="2B32C23E"/>
    <w:rsid w:val="2B34B8DD"/>
    <w:rsid w:val="2B3537D6"/>
    <w:rsid w:val="2B3A360A"/>
    <w:rsid w:val="2B3EA457"/>
    <w:rsid w:val="2B44C42C"/>
    <w:rsid w:val="2B4661C9"/>
    <w:rsid w:val="2B4D3298"/>
    <w:rsid w:val="2B4DE108"/>
    <w:rsid w:val="2B52770A"/>
    <w:rsid w:val="2B55C7F4"/>
    <w:rsid w:val="2B576955"/>
    <w:rsid w:val="2B5F1C81"/>
    <w:rsid w:val="2B64268C"/>
    <w:rsid w:val="2B644B2A"/>
    <w:rsid w:val="2B6D95EE"/>
    <w:rsid w:val="2B753CC3"/>
    <w:rsid w:val="2B763118"/>
    <w:rsid w:val="2B7A16C3"/>
    <w:rsid w:val="2B7A847E"/>
    <w:rsid w:val="2B7F8DA9"/>
    <w:rsid w:val="2B8558BE"/>
    <w:rsid w:val="2B857F7E"/>
    <w:rsid w:val="2B882606"/>
    <w:rsid w:val="2B916FAF"/>
    <w:rsid w:val="2B92B06C"/>
    <w:rsid w:val="2B99AA6C"/>
    <w:rsid w:val="2BA08F72"/>
    <w:rsid w:val="2BA358E6"/>
    <w:rsid w:val="2BA5CC2E"/>
    <w:rsid w:val="2BA7E788"/>
    <w:rsid w:val="2BACA033"/>
    <w:rsid w:val="2BAF6B9F"/>
    <w:rsid w:val="2BB05D38"/>
    <w:rsid w:val="2BB2B3BC"/>
    <w:rsid w:val="2BB6F9C9"/>
    <w:rsid w:val="2BBA28D7"/>
    <w:rsid w:val="2BBB76F5"/>
    <w:rsid w:val="2BBBEBFE"/>
    <w:rsid w:val="2BBDE44E"/>
    <w:rsid w:val="2BBEA740"/>
    <w:rsid w:val="2BBF2B49"/>
    <w:rsid w:val="2BC5836C"/>
    <w:rsid w:val="2BC67188"/>
    <w:rsid w:val="2BCBFA2B"/>
    <w:rsid w:val="2BCD3544"/>
    <w:rsid w:val="2BD1FDDB"/>
    <w:rsid w:val="2BD51152"/>
    <w:rsid w:val="2BD5254B"/>
    <w:rsid w:val="2BD76537"/>
    <w:rsid w:val="2BDB8331"/>
    <w:rsid w:val="2BDB8B3A"/>
    <w:rsid w:val="2BDB8BB2"/>
    <w:rsid w:val="2BE1EFC7"/>
    <w:rsid w:val="2BE2EB96"/>
    <w:rsid w:val="2BECD451"/>
    <w:rsid w:val="2BF1E478"/>
    <w:rsid w:val="2BF3A4B2"/>
    <w:rsid w:val="2BF4F6FE"/>
    <w:rsid w:val="2BFA1339"/>
    <w:rsid w:val="2C00332A"/>
    <w:rsid w:val="2C05BF8E"/>
    <w:rsid w:val="2C07A97E"/>
    <w:rsid w:val="2C126E01"/>
    <w:rsid w:val="2C1B04D4"/>
    <w:rsid w:val="2C245547"/>
    <w:rsid w:val="2C268937"/>
    <w:rsid w:val="2C28CFF8"/>
    <w:rsid w:val="2C2A8C15"/>
    <w:rsid w:val="2C326A76"/>
    <w:rsid w:val="2C3AA30B"/>
    <w:rsid w:val="2C3BA17D"/>
    <w:rsid w:val="2C3C8020"/>
    <w:rsid w:val="2C468307"/>
    <w:rsid w:val="2C4C33B4"/>
    <w:rsid w:val="2C51B18E"/>
    <w:rsid w:val="2C5775BE"/>
    <w:rsid w:val="2C587507"/>
    <w:rsid w:val="2C5AE23F"/>
    <w:rsid w:val="2C5C05C9"/>
    <w:rsid w:val="2C5F4388"/>
    <w:rsid w:val="2C6196ED"/>
    <w:rsid w:val="2C62E133"/>
    <w:rsid w:val="2C66B6CB"/>
    <w:rsid w:val="2C68EBDD"/>
    <w:rsid w:val="2C6B60E7"/>
    <w:rsid w:val="2C71CA92"/>
    <w:rsid w:val="2C72E4E6"/>
    <w:rsid w:val="2C74F23F"/>
    <w:rsid w:val="2C76812A"/>
    <w:rsid w:val="2C77FF5E"/>
    <w:rsid w:val="2C7BBEA2"/>
    <w:rsid w:val="2C87A415"/>
    <w:rsid w:val="2C8928A9"/>
    <w:rsid w:val="2C900FF1"/>
    <w:rsid w:val="2C910A5B"/>
    <w:rsid w:val="2C91E564"/>
    <w:rsid w:val="2C96376B"/>
    <w:rsid w:val="2C9F164A"/>
    <w:rsid w:val="2CA5761C"/>
    <w:rsid w:val="2CA57CAD"/>
    <w:rsid w:val="2CA592D2"/>
    <w:rsid w:val="2CA8CE39"/>
    <w:rsid w:val="2CAA7E19"/>
    <w:rsid w:val="2CB01FDA"/>
    <w:rsid w:val="2CC1E91A"/>
    <w:rsid w:val="2CCA5CAE"/>
    <w:rsid w:val="2CCF0EAA"/>
    <w:rsid w:val="2CD6238B"/>
    <w:rsid w:val="2CD6B79B"/>
    <w:rsid w:val="2CDDDCA1"/>
    <w:rsid w:val="2CDF5A76"/>
    <w:rsid w:val="2CE6CE58"/>
    <w:rsid w:val="2CE7ED02"/>
    <w:rsid w:val="2CED807B"/>
    <w:rsid w:val="2CEE5AEB"/>
    <w:rsid w:val="2CF6C185"/>
    <w:rsid w:val="2D016A9F"/>
    <w:rsid w:val="2D0498FB"/>
    <w:rsid w:val="2D07807E"/>
    <w:rsid w:val="2D12A68F"/>
    <w:rsid w:val="2D157E33"/>
    <w:rsid w:val="2D1994B2"/>
    <w:rsid w:val="2D1D87AC"/>
    <w:rsid w:val="2D203FC8"/>
    <w:rsid w:val="2D2096CA"/>
    <w:rsid w:val="2D210F64"/>
    <w:rsid w:val="2D2BD54B"/>
    <w:rsid w:val="2D2BDCCE"/>
    <w:rsid w:val="2D314F0C"/>
    <w:rsid w:val="2D362D7F"/>
    <w:rsid w:val="2D385C8E"/>
    <w:rsid w:val="2D3A7441"/>
    <w:rsid w:val="2D40BD1C"/>
    <w:rsid w:val="2D44ABB5"/>
    <w:rsid w:val="2D45B9E9"/>
    <w:rsid w:val="2D478C48"/>
    <w:rsid w:val="2D4C69B9"/>
    <w:rsid w:val="2D5179E2"/>
    <w:rsid w:val="2D55D4EC"/>
    <w:rsid w:val="2D59B580"/>
    <w:rsid w:val="2D59FA20"/>
    <w:rsid w:val="2D5C2385"/>
    <w:rsid w:val="2D5D04D7"/>
    <w:rsid w:val="2D5F8997"/>
    <w:rsid w:val="2D629AEF"/>
    <w:rsid w:val="2D6465CE"/>
    <w:rsid w:val="2D683F62"/>
    <w:rsid w:val="2D6C51B0"/>
    <w:rsid w:val="2D6D38F7"/>
    <w:rsid w:val="2D6E977C"/>
    <w:rsid w:val="2D76B2D6"/>
    <w:rsid w:val="2D7CB0C9"/>
    <w:rsid w:val="2D813B6C"/>
    <w:rsid w:val="2D84814A"/>
    <w:rsid w:val="2D91ECC4"/>
    <w:rsid w:val="2D972D53"/>
    <w:rsid w:val="2D983241"/>
    <w:rsid w:val="2D9DCBF7"/>
    <w:rsid w:val="2DA2A84E"/>
    <w:rsid w:val="2DA91208"/>
    <w:rsid w:val="2DAB72F0"/>
    <w:rsid w:val="2DAD1076"/>
    <w:rsid w:val="2DAEB8ED"/>
    <w:rsid w:val="2DB1758A"/>
    <w:rsid w:val="2DB18B02"/>
    <w:rsid w:val="2DB42919"/>
    <w:rsid w:val="2DB56D3B"/>
    <w:rsid w:val="2DB7C1B2"/>
    <w:rsid w:val="2DB7C228"/>
    <w:rsid w:val="2DB8270A"/>
    <w:rsid w:val="2DCAB628"/>
    <w:rsid w:val="2DCB54D2"/>
    <w:rsid w:val="2DCBF9C1"/>
    <w:rsid w:val="2DCE0CCC"/>
    <w:rsid w:val="2DD1D318"/>
    <w:rsid w:val="2DD22D4E"/>
    <w:rsid w:val="2DD6C3AE"/>
    <w:rsid w:val="2DD84329"/>
    <w:rsid w:val="2DE1E667"/>
    <w:rsid w:val="2DE46772"/>
    <w:rsid w:val="2DE8667B"/>
    <w:rsid w:val="2DED4DD1"/>
    <w:rsid w:val="2DEDB43F"/>
    <w:rsid w:val="2DEFCC09"/>
    <w:rsid w:val="2DF1DBA2"/>
    <w:rsid w:val="2DF2C76A"/>
    <w:rsid w:val="2DF2F000"/>
    <w:rsid w:val="2DF7028B"/>
    <w:rsid w:val="2DFA0B98"/>
    <w:rsid w:val="2DFBBEC4"/>
    <w:rsid w:val="2DFC33E9"/>
    <w:rsid w:val="2DFD9EFD"/>
    <w:rsid w:val="2E034906"/>
    <w:rsid w:val="2E0A5AA5"/>
    <w:rsid w:val="2E0F6317"/>
    <w:rsid w:val="2E15F53F"/>
    <w:rsid w:val="2E1A6D9E"/>
    <w:rsid w:val="2E1FB23A"/>
    <w:rsid w:val="2E294493"/>
    <w:rsid w:val="2E2B2D64"/>
    <w:rsid w:val="2E2EBD63"/>
    <w:rsid w:val="2E2FC1EB"/>
    <w:rsid w:val="2E30096B"/>
    <w:rsid w:val="2E31D2C5"/>
    <w:rsid w:val="2E3371B1"/>
    <w:rsid w:val="2E35BDDB"/>
    <w:rsid w:val="2E36E544"/>
    <w:rsid w:val="2E37BC69"/>
    <w:rsid w:val="2E444FC7"/>
    <w:rsid w:val="2E4B9C03"/>
    <w:rsid w:val="2E4BD430"/>
    <w:rsid w:val="2E4F936E"/>
    <w:rsid w:val="2E529D83"/>
    <w:rsid w:val="2E552CFA"/>
    <w:rsid w:val="2E57A264"/>
    <w:rsid w:val="2E57BC55"/>
    <w:rsid w:val="2E60A7CF"/>
    <w:rsid w:val="2E64842A"/>
    <w:rsid w:val="2E6A2EBC"/>
    <w:rsid w:val="2E6A7F67"/>
    <w:rsid w:val="2E6DAE53"/>
    <w:rsid w:val="2E7EAAFC"/>
    <w:rsid w:val="2E81BC60"/>
    <w:rsid w:val="2E83F500"/>
    <w:rsid w:val="2E86D81F"/>
    <w:rsid w:val="2E873479"/>
    <w:rsid w:val="2E8C5F2D"/>
    <w:rsid w:val="2E8CD1C1"/>
    <w:rsid w:val="2E937749"/>
    <w:rsid w:val="2E951EED"/>
    <w:rsid w:val="2E9A89DC"/>
    <w:rsid w:val="2E9C5DAD"/>
    <w:rsid w:val="2E9C7B06"/>
    <w:rsid w:val="2E9EBD35"/>
    <w:rsid w:val="2E9EC3A4"/>
    <w:rsid w:val="2EA08D86"/>
    <w:rsid w:val="2EA1505E"/>
    <w:rsid w:val="2EA2C2A8"/>
    <w:rsid w:val="2EA6CEDB"/>
    <w:rsid w:val="2EA9FE86"/>
    <w:rsid w:val="2EAC9D62"/>
    <w:rsid w:val="2EACF349"/>
    <w:rsid w:val="2EAD8BC2"/>
    <w:rsid w:val="2EAF5F79"/>
    <w:rsid w:val="2EB2B511"/>
    <w:rsid w:val="2EBCBC72"/>
    <w:rsid w:val="2EC35954"/>
    <w:rsid w:val="2EC3FD02"/>
    <w:rsid w:val="2EC85CBD"/>
    <w:rsid w:val="2ECA4C22"/>
    <w:rsid w:val="2ECF926D"/>
    <w:rsid w:val="2ED048E4"/>
    <w:rsid w:val="2ED7AB21"/>
    <w:rsid w:val="2ED8D4EE"/>
    <w:rsid w:val="2EDBA896"/>
    <w:rsid w:val="2EDCC0A8"/>
    <w:rsid w:val="2EE0035E"/>
    <w:rsid w:val="2EEB7B5E"/>
    <w:rsid w:val="2EF87E98"/>
    <w:rsid w:val="2EFB50ED"/>
    <w:rsid w:val="2EFE05D9"/>
    <w:rsid w:val="2EFFD90F"/>
    <w:rsid w:val="2F024BCF"/>
    <w:rsid w:val="2F0A3BEA"/>
    <w:rsid w:val="2F0C0255"/>
    <w:rsid w:val="2F0F73AC"/>
    <w:rsid w:val="2F106F2B"/>
    <w:rsid w:val="2F113821"/>
    <w:rsid w:val="2F189A5E"/>
    <w:rsid w:val="2F1A3CD3"/>
    <w:rsid w:val="2F1E636E"/>
    <w:rsid w:val="2F201BB5"/>
    <w:rsid w:val="2F232BBE"/>
    <w:rsid w:val="2F28037B"/>
    <w:rsid w:val="2F2CD9FB"/>
    <w:rsid w:val="2F2E8C37"/>
    <w:rsid w:val="2F32BBAA"/>
    <w:rsid w:val="2F384EB6"/>
    <w:rsid w:val="2F399E6B"/>
    <w:rsid w:val="2F3AEE68"/>
    <w:rsid w:val="2F3B27D7"/>
    <w:rsid w:val="2F3C25AB"/>
    <w:rsid w:val="2F441D18"/>
    <w:rsid w:val="2F50363A"/>
    <w:rsid w:val="2F52806B"/>
    <w:rsid w:val="2F5AD2C1"/>
    <w:rsid w:val="2F65D75E"/>
    <w:rsid w:val="2F6C127D"/>
    <w:rsid w:val="2F6F7B5C"/>
    <w:rsid w:val="2F714297"/>
    <w:rsid w:val="2F71D9F5"/>
    <w:rsid w:val="2F78F545"/>
    <w:rsid w:val="2F7A753C"/>
    <w:rsid w:val="2F801C1E"/>
    <w:rsid w:val="2F817FDB"/>
    <w:rsid w:val="2F82D68D"/>
    <w:rsid w:val="2F8303EF"/>
    <w:rsid w:val="2F86056A"/>
    <w:rsid w:val="2F89CAAC"/>
    <w:rsid w:val="2F8C44A8"/>
    <w:rsid w:val="2F8D971C"/>
    <w:rsid w:val="2F8F0C46"/>
    <w:rsid w:val="2F9B313C"/>
    <w:rsid w:val="2F9BF568"/>
    <w:rsid w:val="2F9F367A"/>
    <w:rsid w:val="2FA6822F"/>
    <w:rsid w:val="2FAC3E76"/>
    <w:rsid w:val="2FAD409C"/>
    <w:rsid w:val="2FAF270F"/>
    <w:rsid w:val="2FB6A8D9"/>
    <w:rsid w:val="2FB6EF8A"/>
    <w:rsid w:val="2FBB3781"/>
    <w:rsid w:val="2FBB3CAC"/>
    <w:rsid w:val="2FC06DEA"/>
    <w:rsid w:val="2FC20093"/>
    <w:rsid w:val="2FC21B5C"/>
    <w:rsid w:val="2FC26329"/>
    <w:rsid w:val="2FC30233"/>
    <w:rsid w:val="2FC44E52"/>
    <w:rsid w:val="2FC921C1"/>
    <w:rsid w:val="2FCA4560"/>
    <w:rsid w:val="2FCFE103"/>
    <w:rsid w:val="2FE2EE90"/>
    <w:rsid w:val="2FE9938E"/>
    <w:rsid w:val="2FEB65EA"/>
    <w:rsid w:val="2FF15693"/>
    <w:rsid w:val="2FF40B93"/>
    <w:rsid w:val="2FF477FF"/>
    <w:rsid w:val="2FF981CE"/>
    <w:rsid w:val="2FFCB3B6"/>
    <w:rsid w:val="2FFE6A14"/>
    <w:rsid w:val="30038BBC"/>
    <w:rsid w:val="3004E82B"/>
    <w:rsid w:val="300AE687"/>
    <w:rsid w:val="301A6F81"/>
    <w:rsid w:val="301FDA3D"/>
    <w:rsid w:val="30200ACE"/>
    <w:rsid w:val="30204E84"/>
    <w:rsid w:val="302051C3"/>
    <w:rsid w:val="3020B8E1"/>
    <w:rsid w:val="3021AB98"/>
    <w:rsid w:val="302672F9"/>
    <w:rsid w:val="3029C774"/>
    <w:rsid w:val="302A2D16"/>
    <w:rsid w:val="3036B8B0"/>
    <w:rsid w:val="30397825"/>
    <w:rsid w:val="303FD5BB"/>
    <w:rsid w:val="30418213"/>
    <w:rsid w:val="3045513F"/>
    <w:rsid w:val="30466910"/>
    <w:rsid w:val="30467C52"/>
    <w:rsid w:val="30475264"/>
    <w:rsid w:val="30494800"/>
    <w:rsid w:val="304C4267"/>
    <w:rsid w:val="304F3644"/>
    <w:rsid w:val="3050257F"/>
    <w:rsid w:val="30503C42"/>
    <w:rsid w:val="30510DF8"/>
    <w:rsid w:val="306E1D21"/>
    <w:rsid w:val="3070A3DD"/>
    <w:rsid w:val="3072CF35"/>
    <w:rsid w:val="30776224"/>
    <w:rsid w:val="3089711E"/>
    <w:rsid w:val="308BA8FC"/>
    <w:rsid w:val="308E05E4"/>
    <w:rsid w:val="3090AC5E"/>
    <w:rsid w:val="3094042C"/>
    <w:rsid w:val="30985621"/>
    <w:rsid w:val="309FC424"/>
    <w:rsid w:val="30A35D65"/>
    <w:rsid w:val="30A537E0"/>
    <w:rsid w:val="30A5C59B"/>
    <w:rsid w:val="30AA0B4B"/>
    <w:rsid w:val="30AA2FBD"/>
    <w:rsid w:val="30AA70B2"/>
    <w:rsid w:val="30AD85F3"/>
    <w:rsid w:val="30AE552E"/>
    <w:rsid w:val="30B2B68E"/>
    <w:rsid w:val="30B4958A"/>
    <w:rsid w:val="30B853E2"/>
    <w:rsid w:val="30B89D00"/>
    <w:rsid w:val="30BA55EF"/>
    <w:rsid w:val="30BB3556"/>
    <w:rsid w:val="30BE8516"/>
    <w:rsid w:val="30BF9DA4"/>
    <w:rsid w:val="30C0EFDE"/>
    <w:rsid w:val="30C944DD"/>
    <w:rsid w:val="30D1B0C0"/>
    <w:rsid w:val="30D29D36"/>
    <w:rsid w:val="30D5A5F7"/>
    <w:rsid w:val="30D86A59"/>
    <w:rsid w:val="30DA9DED"/>
    <w:rsid w:val="30E1AEA7"/>
    <w:rsid w:val="30E5A501"/>
    <w:rsid w:val="30E6B469"/>
    <w:rsid w:val="30E74315"/>
    <w:rsid w:val="30EDCAA6"/>
    <w:rsid w:val="30EE973B"/>
    <w:rsid w:val="30EEA936"/>
    <w:rsid w:val="30EF307F"/>
    <w:rsid w:val="30F62398"/>
    <w:rsid w:val="30F72A2A"/>
    <w:rsid w:val="30F7FD03"/>
    <w:rsid w:val="30FA198D"/>
    <w:rsid w:val="30FD779A"/>
    <w:rsid w:val="30FEC1B5"/>
    <w:rsid w:val="30FEEF7E"/>
    <w:rsid w:val="31062271"/>
    <w:rsid w:val="3109FF81"/>
    <w:rsid w:val="310E79B7"/>
    <w:rsid w:val="310E84BD"/>
    <w:rsid w:val="3116D314"/>
    <w:rsid w:val="3118A8B7"/>
    <w:rsid w:val="3121D173"/>
    <w:rsid w:val="3123E83A"/>
    <w:rsid w:val="31243CCD"/>
    <w:rsid w:val="31270663"/>
    <w:rsid w:val="31304A40"/>
    <w:rsid w:val="31309104"/>
    <w:rsid w:val="31312E82"/>
    <w:rsid w:val="313E8D9B"/>
    <w:rsid w:val="31401C23"/>
    <w:rsid w:val="3142281D"/>
    <w:rsid w:val="31451C98"/>
    <w:rsid w:val="31508659"/>
    <w:rsid w:val="31513082"/>
    <w:rsid w:val="3151A929"/>
    <w:rsid w:val="3157E320"/>
    <w:rsid w:val="315A1236"/>
    <w:rsid w:val="3160F549"/>
    <w:rsid w:val="3163B797"/>
    <w:rsid w:val="3164E509"/>
    <w:rsid w:val="3166C1E9"/>
    <w:rsid w:val="3168EE3C"/>
    <w:rsid w:val="3169651B"/>
    <w:rsid w:val="316A9734"/>
    <w:rsid w:val="316BF130"/>
    <w:rsid w:val="31718C61"/>
    <w:rsid w:val="317240DD"/>
    <w:rsid w:val="31767AAE"/>
    <w:rsid w:val="31779D34"/>
    <w:rsid w:val="31830A98"/>
    <w:rsid w:val="3184434C"/>
    <w:rsid w:val="318628A5"/>
    <w:rsid w:val="31868F03"/>
    <w:rsid w:val="318BF003"/>
    <w:rsid w:val="318E6C51"/>
    <w:rsid w:val="31910539"/>
    <w:rsid w:val="3193DD19"/>
    <w:rsid w:val="319BCE89"/>
    <w:rsid w:val="319FDBEB"/>
    <w:rsid w:val="31A0DB83"/>
    <w:rsid w:val="31AD6F77"/>
    <w:rsid w:val="31B026A3"/>
    <w:rsid w:val="31B2B1DE"/>
    <w:rsid w:val="31BCDB9D"/>
    <w:rsid w:val="31BE8705"/>
    <w:rsid w:val="31C1AC40"/>
    <w:rsid w:val="31C23816"/>
    <w:rsid w:val="31C66996"/>
    <w:rsid w:val="31C97412"/>
    <w:rsid w:val="31C9995A"/>
    <w:rsid w:val="31CFE759"/>
    <w:rsid w:val="31D158CF"/>
    <w:rsid w:val="31D860FB"/>
    <w:rsid w:val="31DA9214"/>
    <w:rsid w:val="31E3E34A"/>
    <w:rsid w:val="31E57DB3"/>
    <w:rsid w:val="31EAB22F"/>
    <w:rsid w:val="31EB94A1"/>
    <w:rsid w:val="31ECC7F8"/>
    <w:rsid w:val="31EF1CAD"/>
    <w:rsid w:val="31FA50D2"/>
    <w:rsid w:val="31FD422C"/>
    <w:rsid w:val="31FD8922"/>
    <w:rsid w:val="31FD8A4B"/>
    <w:rsid w:val="31FFB508"/>
    <w:rsid w:val="3203B9AA"/>
    <w:rsid w:val="3209B121"/>
    <w:rsid w:val="320EF3E6"/>
    <w:rsid w:val="32158EB6"/>
    <w:rsid w:val="3218BC80"/>
    <w:rsid w:val="32224C67"/>
    <w:rsid w:val="322306F3"/>
    <w:rsid w:val="322308C5"/>
    <w:rsid w:val="3226F63E"/>
    <w:rsid w:val="322AC9BE"/>
    <w:rsid w:val="322C82F4"/>
    <w:rsid w:val="322E045A"/>
    <w:rsid w:val="3231069E"/>
    <w:rsid w:val="32317E75"/>
    <w:rsid w:val="3239152B"/>
    <w:rsid w:val="323A904B"/>
    <w:rsid w:val="323E2F96"/>
    <w:rsid w:val="32411DDA"/>
    <w:rsid w:val="32438C6D"/>
    <w:rsid w:val="32460A2E"/>
    <w:rsid w:val="3249408A"/>
    <w:rsid w:val="324D1B19"/>
    <w:rsid w:val="324F70A4"/>
    <w:rsid w:val="325093AB"/>
    <w:rsid w:val="325B7BB0"/>
    <w:rsid w:val="325CCB4E"/>
    <w:rsid w:val="32600EA4"/>
    <w:rsid w:val="326CA705"/>
    <w:rsid w:val="3273F762"/>
    <w:rsid w:val="3273F9FE"/>
    <w:rsid w:val="32744219"/>
    <w:rsid w:val="3274EE56"/>
    <w:rsid w:val="32764A49"/>
    <w:rsid w:val="327AA6F8"/>
    <w:rsid w:val="327B7428"/>
    <w:rsid w:val="327EB122"/>
    <w:rsid w:val="328126FC"/>
    <w:rsid w:val="3290CDA8"/>
    <w:rsid w:val="32916D6C"/>
    <w:rsid w:val="3292CD84"/>
    <w:rsid w:val="32A3E2D9"/>
    <w:rsid w:val="32A44C93"/>
    <w:rsid w:val="32A6CE97"/>
    <w:rsid w:val="32A81F4A"/>
    <w:rsid w:val="32AC0C29"/>
    <w:rsid w:val="32AF349B"/>
    <w:rsid w:val="32C03FC9"/>
    <w:rsid w:val="32CE348D"/>
    <w:rsid w:val="32D09EEB"/>
    <w:rsid w:val="32D0D3D5"/>
    <w:rsid w:val="32D43BFC"/>
    <w:rsid w:val="32D5A850"/>
    <w:rsid w:val="32DC1FA7"/>
    <w:rsid w:val="32DCF46C"/>
    <w:rsid w:val="32E359F9"/>
    <w:rsid w:val="32E3C760"/>
    <w:rsid w:val="32E50E3D"/>
    <w:rsid w:val="32E52DBC"/>
    <w:rsid w:val="32E5C06D"/>
    <w:rsid w:val="32ECC1B3"/>
    <w:rsid w:val="32F218CC"/>
    <w:rsid w:val="32F23A15"/>
    <w:rsid w:val="330611F5"/>
    <w:rsid w:val="330B1BBD"/>
    <w:rsid w:val="330C5D37"/>
    <w:rsid w:val="330DFF30"/>
    <w:rsid w:val="330E8245"/>
    <w:rsid w:val="3312E145"/>
    <w:rsid w:val="331567AD"/>
    <w:rsid w:val="3322234F"/>
    <w:rsid w:val="3326484C"/>
    <w:rsid w:val="332681D5"/>
    <w:rsid w:val="332AAB9A"/>
    <w:rsid w:val="332B9BE3"/>
    <w:rsid w:val="332ED943"/>
    <w:rsid w:val="332F9413"/>
    <w:rsid w:val="332FAE46"/>
    <w:rsid w:val="33317BB1"/>
    <w:rsid w:val="333302DC"/>
    <w:rsid w:val="33346754"/>
    <w:rsid w:val="33348542"/>
    <w:rsid w:val="3334E8A3"/>
    <w:rsid w:val="3337832A"/>
    <w:rsid w:val="333BDC32"/>
    <w:rsid w:val="333DA863"/>
    <w:rsid w:val="333FE36F"/>
    <w:rsid w:val="33408D53"/>
    <w:rsid w:val="33419D82"/>
    <w:rsid w:val="3350799C"/>
    <w:rsid w:val="33535951"/>
    <w:rsid w:val="3354C3DB"/>
    <w:rsid w:val="3355E3C3"/>
    <w:rsid w:val="3357E7D1"/>
    <w:rsid w:val="335BDB5D"/>
    <w:rsid w:val="335C3A0B"/>
    <w:rsid w:val="335C90DC"/>
    <w:rsid w:val="3364226B"/>
    <w:rsid w:val="3364AA65"/>
    <w:rsid w:val="3365F3F6"/>
    <w:rsid w:val="336E00EA"/>
    <w:rsid w:val="336EE35D"/>
    <w:rsid w:val="337099AB"/>
    <w:rsid w:val="337478B7"/>
    <w:rsid w:val="33760F1C"/>
    <w:rsid w:val="3379F324"/>
    <w:rsid w:val="337C5FED"/>
    <w:rsid w:val="337C971E"/>
    <w:rsid w:val="337D46D7"/>
    <w:rsid w:val="3380B833"/>
    <w:rsid w:val="3381FEF5"/>
    <w:rsid w:val="33830356"/>
    <w:rsid w:val="3384D82F"/>
    <w:rsid w:val="33874E92"/>
    <w:rsid w:val="33899897"/>
    <w:rsid w:val="338D8AAE"/>
    <w:rsid w:val="33920089"/>
    <w:rsid w:val="33A3584E"/>
    <w:rsid w:val="33A58356"/>
    <w:rsid w:val="33AAC86C"/>
    <w:rsid w:val="33ADCE2C"/>
    <w:rsid w:val="33AE0B2F"/>
    <w:rsid w:val="33AF307E"/>
    <w:rsid w:val="33B11F11"/>
    <w:rsid w:val="33B1E729"/>
    <w:rsid w:val="33B36A41"/>
    <w:rsid w:val="33B7D1CB"/>
    <w:rsid w:val="33B8A9AE"/>
    <w:rsid w:val="33BA1526"/>
    <w:rsid w:val="33BC5F49"/>
    <w:rsid w:val="33BDBB79"/>
    <w:rsid w:val="33C1F2E7"/>
    <w:rsid w:val="33C25E44"/>
    <w:rsid w:val="33C6FDE6"/>
    <w:rsid w:val="33C96F20"/>
    <w:rsid w:val="33D06D2E"/>
    <w:rsid w:val="33D54807"/>
    <w:rsid w:val="33D764D2"/>
    <w:rsid w:val="33D9EE06"/>
    <w:rsid w:val="33D9F28E"/>
    <w:rsid w:val="33DFE825"/>
    <w:rsid w:val="33E11916"/>
    <w:rsid w:val="33E17A69"/>
    <w:rsid w:val="33E2170D"/>
    <w:rsid w:val="33E8D8B4"/>
    <w:rsid w:val="33E9014B"/>
    <w:rsid w:val="33E9D8A7"/>
    <w:rsid w:val="33EAF053"/>
    <w:rsid w:val="33F02190"/>
    <w:rsid w:val="33F4E0A4"/>
    <w:rsid w:val="33FC7741"/>
    <w:rsid w:val="33FE9BE8"/>
    <w:rsid w:val="34030042"/>
    <w:rsid w:val="34042A12"/>
    <w:rsid w:val="3408D76C"/>
    <w:rsid w:val="3408DEAE"/>
    <w:rsid w:val="340EAF9E"/>
    <w:rsid w:val="3410FE97"/>
    <w:rsid w:val="34130910"/>
    <w:rsid w:val="3414B700"/>
    <w:rsid w:val="3419CE09"/>
    <w:rsid w:val="341A837F"/>
    <w:rsid w:val="341BEEE2"/>
    <w:rsid w:val="34282745"/>
    <w:rsid w:val="342922A1"/>
    <w:rsid w:val="342D68FC"/>
    <w:rsid w:val="342D7752"/>
    <w:rsid w:val="342E5672"/>
    <w:rsid w:val="343251C0"/>
    <w:rsid w:val="3433BA49"/>
    <w:rsid w:val="3438CEA4"/>
    <w:rsid w:val="343E2AFD"/>
    <w:rsid w:val="343FF9A5"/>
    <w:rsid w:val="3443A2E1"/>
    <w:rsid w:val="3444EABD"/>
    <w:rsid w:val="3448B8DF"/>
    <w:rsid w:val="344B37FE"/>
    <w:rsid w:val="344BFF56"/>
    <w:rsid w:val="344E8969"/>
    <w:rsid w:val="34506239"/>
    <w:rsid w:val="3451944C"/>
    <w:rsid w:val="345208A3"/>
    <w:rsid w:val="3456FDF5"/>
    <w:rsid w:val="34590CA9"/>
    <w:rsid w:val="345BACE8"/>
    <w:rsid w:val="346CDB35"/>
    <w:rsid w:val="347CE271"/>
    <w:rsid w:val="347DE178"/>
    <w:rsid w:val="34815167"/>
    <w:rsid w:val="34829DC5"/>
    <w:rsid w:val="34889C73"/>
    <w:rsid w:val="34932C69"/>
    <w:rsid w:val="349C30DF"/>
    <w:rsid w:val="349E1982"/>
    <w:rsid w:val="34A2354D"/>
    <w:rsid w:val="34AF63CD"/>
    <w:rsid w:val="34B26CB9"/>
    <w:rsid w:val="34B37828"/>
    <w:rsid w:val="34B7156B"/>
    <w:rsid w:val="34B9C1B1"/>
    <w:rsid w:val="34BB9CDA"/>
    <w:rsid w:val="34BBEA73"/>
    <w:rsid w:val="34C0E509"/>
    <w:rsid w:val="34C19F23"/>
    <w:rsid w:val="34C48F2B"/>
    <w:rsid w:val="34C518D0"/>
    <w:rsid w:val="34CE3406"/>
    <w:rsid w:val="34CF8FE4"/>
    <w:rsid w:val="34D1D3BF"/>
    <w:rsid w:val="34D43985"/>
    <w:rsid w:val="34D45953"/>
    <w:rsid w:val="34D9D70C"/>
    <w:rsid w:val="34DC55BD"/>
    <w:rsid w:val="34DFD02A"/>
    <w:rsid w:val="34E75E41"/>
    <w:rsid w:val="34F2CAB4"/>
    <w:rsid w:val="34F3BB9C"/>
    <w:rsid w:val="34F449FB"/>
    <w:rsid w:val="34FAD468"/>
    <w:rsid w:val="34FD2177"/>
    <w:rsid w:val="34FD3620"/>
    <w:rsid w:val="35046E17"/>
    <w:rsid w:val="35085812"/>
    <w:rsid w:val="350B3958"/>
    <w:rsid w:val="350BC8A4"/>
    <w:rsid w:val="350D1A55"/>
    <w:rsid w:val="35102B0D"/>
    <w:rsid w:val="35105269"/>
    <w:rsid w:val="351202F5"/>
    <w:rsid w:val="3517FCE6"/>
    <w:rsid w:val="3519450F"/>
    <w:rsid w:val="351EA662"/>
    <w:rsid w:val="3526539E"/>
    <w:rsid w:val="35285397"/>
    <w:rsid w:val="3532D2EB"/>
    <w:rsid w:val="35386301"/>
    <w:rsid w:val="353D422B"/>
    <w:rsid w:val="353E5809"/>
    <w:rsid w:val="35496C4E"/>
    <w:rsid w:val="354A6A8E"/>
    <w:rsid w:val="354B396C"/>
    <w:rsid w:val="354B45E2"/>
    <w:rsid w:val="354BC510"/>
    <w:rsid w:val="354DC2C9"/>
    <w:rsid w:val="354E6F38"/>
    <w:rsid w:val="35500340"/>
    <w:rsid w:val="355828D1"/>
    <w:rsid w:val="355D16BE"/>
    <w:rsid w:val="3563244E"/>
    <w:rsid w:val="35632A4B"/>
    <w:rsid w:val="35654682"/>
    <w:rsid w:val="356AC9C7"/>
    <w:rsid w:val="356BC43C"/>
    <w:rsid w:val="356D8E03"/>
    <w:rsid w:val="3572D4C7"/>
    <w:rsid w:val="3573F187"/>
    <w:rsid w:val="3576C4EB"/>
    <w:rsid w:val="35788900"/>
    <w:rsid w:val="357AEC43"/>
    <w:rsid w:val="357E5AC3"/>
    <w:rsid w:val="357ED22F"/>
    <w:rsid w:val="357F324E"/>
    <w:rsid w:val="358051F0"/>
    <w:rsid w:val="35843BAE"/>
    <w:rsid w:val="3584B0A0"/>
    <w:rsid w:val="3585C75E"/>
    <w:rsid w:val="358AD68F"/>
    <w:rsid w:val="358D9101"/>
    <w:rsid w:val="358FD88D"/>
    <w:rsid w:val="35909DE8"/>
    <w:rsid w:val="35980A2D"/>
    <w:rsid w:val="359C8C5E"/>
    <w:rsid w:val="359D924E"/>
    <w:rsid w:val="35A36FC9"/>
    <w:rsid w:val="35A39D2A"/>
    <w:rsid w:val="35A5A50F"/>
    <w:rsid w:val="35A7B39D"/>
    <w:rsid w:val="35A7CF3A"/>
    <w:rsid w:val="35AF797E"/>
    <w:rsid w:val="35AFD658"/>
    <w:rsid w:val="35B2DDE4"/>
    <w:rsid w:val="35B573AD"/>
    <w:rsid w:val="35BA2C44"/>
    <w:rsid w:val="35C301E0"/>
    <w:rsid w:val="35C32AB6"/>
    <w:rsid w:val="35C7A12B"/>
    <w:rsid w:val="35C825D7"/>
    <w:rsid w:val="35C9877F"/>
    <w:rsid w:val="35CA86BB"/>
    <w:rsid w:val="35CB9D8C"/>
    <w:rsid w:val="35CFE00E"/>
    <w:rsid w:val="35D1A3BE"/>
    <w:rsid w:val="35D2B072"/>
    <w:rsid w:val="35D71B6D"/>
    <w:rsid w:val="35DC2C1D"/>
    <w:rsid w:val="35E10958"/>
    <w:rsid w:val="35E15F70"/>
    <w:rsid w:val="35E281EA"/>
    <w:rsid w:val="35EAD8B3"/>
    <w:rsid w:val="35EF2F57"/>
    <w:rsid w:val="35F1F383"/>
    <w:rsid w:val="36016AA2"/>
    <w:rsid w:val="36041D49"/>
    <w:rsid w:val="360889B6"/>
    <w:rsid w:val="360B5BE9"/>
    <w:rsid w:val="36101F73"/>
    <w:rsid w:val="3614DB37"/>
    <w:rsid w:val="3615C03E"/>
    <w:rsid w:val="361AF2E7"/>
    <w:rsid w:val="361B2AED"/>
    <w:rsid w:val="361B4E0F"/>
    <w:rsid w:val="3625D7D7"/>
    <w:rsid w:val="362EE72E"/>
    <w:rsid w:val="36351859"/>
    <w:rsid w:val="363F1E2F"/>
    <w:rsid w:val="36401468"/>
    <w:rsid w:val="36425D0B"/>
    <w:rsid w:val="3643F138"/>
    <w:rsid w:val="36451E5D"/>
    <w:rsid w:val="36494BE5"/>
    <w:rsid w:val="364A335E"/>
    <w:rsid w:val="364CC4E9"/>
    <w:rsid w:val="364DCA50"/>
    <w:rsid w:val="364F49B8"/>
    <w:rsid w:val="365618C3"/>
    <w:rsid w:val="3656263D"/>
    <w:rsid w:val="36578409"/>
    <w:rsid w:val="3668175F"/>
    <w:rsid w:val="36760BF3"/>
    <w:rsid w:val="3676830D"/>
    <w:rsid w:val="367DF1D8"/>
    <w:rsid w:val="36823A1C"/>
    <w:rsid w:val="36A27C09"/>
    <w:rsid w:val="36A7A60F"/>
    <w:rsid w:val="36AC7C0B"/>
    <w:rsid w:val="36B1E31C"/>
    <w:rsid w:val="36B98D47"/>
    <w:rsid w:val="36BC1745"/>
    <w:rsid w:val="36BCD1A3"/>
    <w:rsid w:val="36C2CEBA"/>
    <w:rsid w:val="36C311D9"/>
    <w:rsid w:val="36C6A272"/>
    <w:rsid w:val="36C6F307"/>
    <w:rsid w:val="36C78E15"/>
    <w:rsid w:val="36C78F8E"/>
    <w:rsid w:val="36CE0B77"/>
    <w:rsid w:val="36DA219A"/>
    <w:rsid w:val="36DC6B33"/>
    <w:rsid w:val="36EFB788"/>
    <w:rsid w:val="36F2BD2D"/>
    <w:rsid w:val="36F58F9C"/>
    <w:rsid w:val="36F66620"/>
    <w:rsid w:val="36F684BA"/>
    <w:rsid w:val="36FB7225"/>
    <w:rsid w:val="3701F4C9"/>
    <w:rsid w:val="3702708B"/>
    <w:rsid w:val="37047780"/>
    <w:rsid w:val="370AE402"/>
    <w:rsid w:val="3718577A"/>
    <w:rsid w:val="3719C027"/>
    <w:rsid w:val="371AFF84"/>
    <w:rsid w:val="37230568"/>
    <w:rsid w:val="372514A6"/>
    <w:rsid w:val="372623EE"/>
    <w:rsid w:val="372A1AB9"/>
    <w:rsid w:val="372B1CF7"/>
    <w:rsid w:val="372B6659"/>
    <w:rsid w:val="37307B6B"/>
    <w:rsid w:val="3732F62A"/>
    <w:rsid w:val="3735B020"/>
    <w:rsid w:val="3737BE95"/>
    <w:rsid w:val="3737CBA4"/>
    <w:rsid w:val="3738441F"/>
    <w:rsid w:val="373E36DB"/>
    <w:rsid w:val="374B395B"/>
    <w:rsid w:val="37554C93"/>
    <w:rsid w:val="375AB669"/>
    <w:rsid w:val="375B419F"/>
    <w:rsid w:val="375B9FEE"/>
    <w:rsid w:val="375D7402"/>
    <w:rsid w:val="375F4307"/>
    <w:rsid w:val="3762A455"/>
    <w:rsid w:val="3765C9F3"/>
    <w:rsid w:val="37703A90"/>
    <w:rsid w:val="377713D2"/>
    <w:rsid w:val="377A35AA"/>
    <w:rsid w:val="377BBDD8"/>
    <w:rsid w:val="3784B61A"/>
    <w:rsid w:val="37872FC7"/>
    <w:rsid w:val="3788F8CB"/>
    <w:rsid w:val="378A4844"/>
    <w:rsid w:val="37935718"/>
    <w:rsid w:val="37941AFC"/>
    <w:rsid w:val="37992CE8"/>
    <w:rsid w:val="379E7D1B"/>
    <w:rsid w:val="37A105B1"/>
    <w:rsid w:val="37A1358E"/>
    <w:rsid w:val="37A2A8D5"/>
    <w:rsid w:val="37A8A0CC"/>
    <w:rsid w:val="37A8DCB9"/>
    <w:rsid w:val="37AA0386"/>
    <w:rsid w:val="37B21A10"/>
    <w:rsid w:val="37B28614"/>
    <w:rsid w:val="37B3D6BE"/>
    <w:rsid w:val="37B7AFB0"/>
    <w:rsid w:val="37B97F43"/>
    <w:rsid w:val="37BC67B4"/>
    <w:rsid w:val="37BEC5ED"/>
    <w:rsid w:val="37CD3901"/>
    <w:rsid w:val="37CF90E6"/>
    <w:rsid w:val="37D17898"/>
    <w:rsid w:val="37D2F3A6"/>
    <w:rsid w:val="37DA4A9B"/>
    <w:rsid w:val="37DC0E31"/>
    <w:rsid w:val="37DD0BE5"/>
    <w:rsid w:val="37DD8C45"/>
    <w:rsid w:val="37DF5008"/>
    <w:rsid w:val="37E28B33"/>
    <w:rsid w:val="37E7E075"/>
    <w:rsid w:val="37F23CC1"/>
    <w:rsid w:val="37F3DDB1"/>
    <w:rsid w:val="37F6C12B"/>
    <w:rsid w:val="37F74531"/>
    <w:rsid w:val="37FC41EF"/>
    <w:rsid w:val="37FCEC5E"/>
    <w:rsid w:val="37FF2353"/>
    <w:rsid w:val="37FFB21D"/>
    <w:rsid w:val="3801CD8E"/>
    <w:rsid w:val="3803207B"/>
    <w:rsid w:val="3805F7B2"/>
    <w:rsid w:val="380859A5"/>
    <w:rsid w:val="3808F231"/>
    <w:rsid w:val="3816DD03"/>
    <w:rsid w:val="38183E7F"/>
    <w:rsid w:val="3818B11C"/>
    <w:rsid w:val="382D8C05"/>
    <w:rsid w:val="3830DB50"/>
    <w:rsid w:val="3834BA54"/>
    <w:rsid w:val="3836C85F"/>
    <w:rsid w:val="3836F294"/>
    <w:rsid w:val="38373D4C"/>
    <w:rsid w:val="38387236"/>
    <w:rsid w:val="3839346C"/>
    <w:rsid w:val="383B755D"/>
    <w:rsid w:val="383CA30C"/>
    <w:rsid w:val="383EB248"/>
    <w:rsid w:val="38441318"/>
    <w:rsid w:val="38482EA7"/>
    <w:rsid w:val="384ACE31"/>
    <w:rsid w:val="384C389A"/>
    <w:rsid w:val="384E4A1A"/>
    <w:rsid w:val="384FF329"/>
    <w:rsid w:val="385030CE"/>
    <w:rsid w:val="38533806"/>
    <w:rsid w:val="38539A2C"/>
    <w:rsid w:val="385742CA"/>
    <w:rsid w:val="385B0057"/>
    <w:rsid w:val="385F2C0D"/>
    <w:rsid w:val="386722C3"/>
    <w:rsid w:val="38679981"/>
    <w:rsid w:val="3875AE4A"/>
    <w:rsid w:val="387A9D96"/>
    <w:rsid w:val="387BD513"/>
    <w:rsid w:val="388FA803"/>
    <w:rsid w:val="3890B85D"/>
    <w:rsid w:val="38918165"/>
    <w:rsid w:val="389272D0"/>
    <w:rsid w:val="389714A3"/>
    <w:rsid w:val="3899B85D"/>
    <w:rsid w:val="38A744E7"/>
    <w:rsid w:val="38A7C09A"/>
    <w:rsid w:val="38A898A9"/>
    <w:rsid w:val="38A9C342"/>
    <w:rsid w:val="38AABC1F"/>
    <w:rsid w:val="38AD0016"/>
    <w:rsid w:val="38B034B6"/>
    <w:rsid w:val="38B07FE4"/>
    <w:rsid w:val="38B0C2CA"/>
    <w:rsid w:val="38B60602"/>
    <w:rsid w:val="38BB7A06"/>
    <w:rsid w:val="38C6B013"/>
    <w:rsid w:val="38CAF90F"/>
    <w:rsid w:val="38CAFD89"/>
    <w:rsid w:val="38CBCF08"/>
    <w:rsid w:val="38CF2F31"/>
    <w:rsid w:val="38D4F9FA"/>
    <w:rsid w:val="38D5B587"/>
    <w:rsid w:val="38DBBAF7"/>
    <w:rsid w:val="38DE937D"/>
    <w:rsid w:val="38E16102"/>
    <w:rsid w:val="38E2D90D"/>
    <w:rsid w:val="38E3C58A"/>
    <w:rsid w:val="38E3E34F"/>
    <w:rsid w:val="38E5FBD4"/>
    <w:rsid w:val="38E9049C"/>
    <w:rsid w:val="38EC08E6"/>
    <w:rsid w:val="38EEE80C"/>
    <w:rsid w:val="38F2523C"/>
    <w:rsid w:val="38FCD888"/>
    <w:rsid w:val="39079E01"/>
    <w:rsid w:val="39158E0C"/>
    <w:rsid w:val="3916AA7D"/>
    <w:rsid w:val="3916D7B5"/>
    <w:rsid w:val="391D61E9"/>
    <w:rsid w:val="39364E03"/>
    <w:rsid w:val="39369EFE"/>
    <w:rsid w:val="393A526F"/>
    <w:rsid w:val="393AD575"/>
    <w:rsid w:val="393D6115"/>
    <w:rsid w:val="394233B6"/>
    <w:rsid w:val="3945E0C4"/>
    <w:rsid w:val="395688D7"/>
    <w:rsid w:val="3956BA14"/>
    <w:rsid w:val="3957C1CC"/>
    <w:rsid w:val="395F8E74"/>
    <w:rsid w:val="3965D9C3"/>
    <w:rsid w:val="39699AC6"/>
    <w:rsid w:val="396A0546"/>
    <w:rsid w:val="3970CFE2"/>
    <w:rsid w:val="3975A4DF"/>
    <w:rsid w:val="397B3F39"/>
    <w:rsid w:val="397D0716"/>
    <w:rsid w:val="397F8CAC"/>
    <w:rsid w:val="3982F71E"/>
    <w:rsid w:val="39830E19"/>
    <w:rsid w:val="398EEF6B"/>
    <w:rsid w:val="398F59F8"/>
    <w:rsid w:val="398FA437"/>
    <w:rsid w:val="398FF0E4"/>
    <w:rsid w:val="399903B3"/>
    <w:rsid w:val="39A29276"/>
    <w:rsid w:val="39A72A8C"/>
    <w:rsid w:val="39A8A90A"/>
    <w:rsid w:val="39AEE17A"/>
    <w:rsid w:val="39AFD462"/>
    <w:rsid w:val="39B4F6E2"/>
    <w:rsid w:val="39BE66B8"/>
    <w:rsid w:val="39C4C501"/>
    <w:rsid w:val="39C66F3D"/>
    <w:rsid w:val="39C7126A"/>
    <w:rsid w:val="39C7CDDC"/>
    <w:rsid w:val="39CC10B7"/>
    <w:rsid w:val="39CF1F77"/>
    <w:rsid w:val="39D0FBAB"/>
    <w:rsid w:val="39D15297"/>
    <w:rsid w:val="39D15F46"/>
    <w:rsid w:val="39D24CD3"/>
    <w:rsid w:val="39D495F5"/>
    <w:rsid w:val="39D4DD97"/>
    <w:rsid w:val="39D82F96"/>
    <w:rsid w:val="39DB90E4"/>
    <w:rsid w:val="39DF0910"/>
    <w:rsid w:val="39E11D5F"/>
    <w:rsid w:val="39E35C3C"/>
    <w:rsid w:val="39E5686F"/>
    <w:rsid w:val="39E8AE22"/>
    <w:rsid w:val="39EAEEF8"/>
    <w:rsid w:val="39ECC5D7"/>
    <w:rsid w:val="39EF5305"/>
    <w:rsid w:val="39F068B1"/>
    <w:rsid w:val="39F796C3"/>
    <w:rsid w:val="39FBCEB3"/>
    <w:rsid w:val="3A015F11"/>
    <w:rsid w:val="3A044B9B"/>
    <w:rsid w:val="3A097D36"/>
    <w:rsid w:val="3A0A5762"/>
    <w:rsid w:val="3A0CD5D8"/>
    <w:rsid w:val="3A1329EA"/>
    <w:rsid w:val="3A134BA0"/>
    <w:rsid w:val="3A13A860"/>
    <w:rsid w:val="3A184C44"/>
    <w:rsid w:val="3A1BD2AE"/>
    <w:rsid w:val="3A1C7481"/>
    <w:rsid w:val="3A1CE347"/>
    <w:rsid w:val="3A1F5B8C"/>
    <w:rsid w:val="3A1F8AF1"/>
    <w:rsid w:val="3A2296E7"/>
    <w:rsid w:val="3A23887A"/>
    <w:rsid w:val="3A248175"/>
    <w:rsid w:val="3A24DC02"/>
    <w:rsid w:val="3A259D1B"/>
    <w:rsid w:val="3A25DEEC"/>
    <w:rsid w:val="3A29368E"/>
    <w:rsid w:val="3A2FBFAA"/>
    <w:rsid w:val="3A31E0AC"/>
    <w:rsid w:val="3A366201"/>
    <w:rsid w:val="3A3C037D"/>
    <w:rsid w:val="3A3F59EC"/>
    <w:rsid w:val="3A3F8670"/>
    <w:rsid w:val="3A44988B"/>
    <w:rsid w:val="3A462BE9"/>
    <w:rsid w:val="3A46311D"/>
    <w:rsid w:val="3A4CF040"/>
    <w:rsid w:val="3A552434"/>
    <w:rsid w:val="3A55EF30"/>
    <w:rsid w:val="3A593574"/>
    <w:rsid w:val="3A5EC696"/>
    <w:rsid w:val="3A61FC0B"/>
    <w:rsid w:val="3A662501"/>
    <w:rsid w:val="3A68131D"/>
    <w:rsid w:val="3A6BBB0A"/>
    <w:rsid w:val="3A6DC042"/>
    <w:rsid w:val="3A70C626"/>
    <w:rsid w:val="3A7812E6"/>
    <w:rsid w:val="3A786879"/>
    <w:rsid w:val="3A79BA57"/>
    <w:rsid w:val="3A7AF45A"/>
    <w:rsid w:val="3A7BF511"/>
    <w:rsid w:val="3A7E8B82"/>
    <w:rsid w:val="3A809679"/>
    <w:rsid w:val="3A8169CE"/>
    <w:rsid w:val="3A86836B"/>
    <w:rsid w:val="3A8BDCD7"/>
    <w:rsid w:val="3A8CD8E4"/>
    <w:rsid w:val="3A94D157"/>
    <w:rsid w:val="3A974125"/>
    <w:rsid w:val="3A97E091"/>
    <w:rsid w:val="3A9B191C"/>
    <w:rsid w:val="3A9BF9B1"/>
    <w:rsid w:val="3AA01DF5"/>
    <w:rsid w:val="3AA1CC94"/>
    <w:rsid w:val="3AA334F2"/>
    <w:rsid w:val="3AA93AD6"/>
    <w:rsid w:val="3AA9A941"/>
    <w:rsid w:val="3AAE6EA3"/>
    <w:rsid w:val="3AB2E23F"/>
    <w:rsid w:val="3AB43A6B"/>
    <w:rsid w:val="3ABC9D29"/>
    <w:rsid w:val="3ABCC0A8"/>
    <w:rsid w:val="3ABDFA95"/>
    <w:rsid w:val="3AC0DA2C"/>
    <w:rsid w:val="3AC1EC8A"/>
    <w:rsid w:val="3AC39E83"/>
    <w:rsid w:val="3AC3D25E"/>
    <w:rsid w:val="3AC8099C"/>
    <w:rsid w:val="3AC925EA"/>
    <w:rsid w:val="3ACF9523"/>
    <w:rsid w:val="3AD0C91A"/>
    <w:rsid w:val="3AD1EB8E"/>
    <w:rsid w:val="3AD4FF65"/>
    <w:rsid w:val="3AD5AB93"/>
    <w:rsid w:val="3AD821D3"/>
    <w:rsid w:val="3ADAD164"/>
    <w:rsid w:val="3ADBC180"/>
    <w:rsid w:val="3AE154D1"/>
    <w:rsid w:val="3AE36F6D"/>
    <w:rsid w:val="3AE4B2BE"/>
    <w:rsid w:val="3AE92A88"/>
    <w:rsid w:val="3AEAE69B"/>
    <w:rsid w:val="3AEFBBED"/>
    <w:rsid w:val="3AF0AD3D"/>
    <w:rsid w:val="3AFA1439"/>
    <w:rsid w:val="3AFDA694"/>
    <w:rsid w:val="3AFF8E68"/>
    <w:rsid w:val="3B02D123"/>
    <w:rsid w:val="3B04A019"/>
    <w:rsid w:val="3B07C0D7"/>
    <w:rsid w:val="3B0A5AD0"/>
    <w:rsid w:val="3B0FEB54"/>
    <w:rsid w:val="3B1AB521"/>
    <w:rsid w:val="3B1DF76C"/>
    <w:rsid w:val="3B1E8520"/>
    <w:rsid w:val="3B1FBEAF"/>
    <w:rsid w:val="3B21DC04"/>
    <w:rsid w:val="3B2A0676"/>
    <w:rsid w:val="3B2ECE85"/>
    <w:rsid w:val="3B305292"/>
    <w:rsid w:val="3B3074C0"/>
    <w:rsid w:val="3B323E27"/>
    <w:rsid w:val="3B33FD66"/>
    <w:rsid w:val="3B375110"/>
    <w:rsid w:val="3B3A688B"/>
    <w:rsid w:val="3B3A9230"/>
    <w:rsid w:val="3B404898"/>
    <w:rsid w:val="3B40EA8F"/>
    <w:rsid w:val="3B4841C2"/>
    <w:rsid w:val="3B493E73"/>
    <w:rsid w:val="3B49CED1"/>
    <w:rsid w:val="3B4EF48F"/>
    <w:rsid w:val="3B51B16B"/>
    <w:rsid w:val="3B5C2BA3"/>
    <w:rsid w:val="3B681C57"/>
    <w:rsid w:val="3B687AA5"/>
    <w:rsid w:val="3B6BBED1"/>
    <w:rsid w:val="3B801EA8"/>
    <w:rsid w:val="3B809695"/>
    <w:rsid w:val="3B81E40C"/>
    <w:rsid w:val="3B84ECF9"/>
    <w:rsid w:val="3B8610E9"/>
    <w:rsid w:val="3B89C675"/>
    <w:rsid w:val="3B8B5A13"/>
    <w:rsid w:val="3B9142A1"/>
    <w:rsid w:val="3B928ED0"/>
    <w:rsid w:val="3B94BFB7"/>
    <w:rsid w:val="3B9ABC07"/>
    <w:rsid w:val="3B9B8C11"/>
    <w:rsid w:val="3B9D61DD"/>
    <w:rsid w:val="3BA56343"/>
    <w:rsid w:val="3BA77858"/>
    <w:rsid w:val="3BAADBBF"/>
    <w:rsid w:val="3BB4B238"/>
    <w:rsid w:val="3BB95336"/>
    <w:rsid w:val="3BB9BEE4"/>
    <w:rsid w:val="3BBE6F22"/>
    <w:rsid w:val="3BBE9CDB"/>
    <w:rsid w:val="3BC02AD0"/>
    <w:rsid w:val="3BCA1EB8"/>
    <w:rsid w:val="3BCB2355"/>
    <w:rsid w:val="3BCEA158"/>
    <w:rsid w:val="3BCF4C6A"/>
    <w:rsid w:val="3BD00138"/>
    <w:rsid w:val="3BD0FD4B"/>
    <w:rsid w:val="3BD6799C"/>
    <w:rsid w:val="3BDA8797"/>
    <w:rsid w:val="3BE13870"/>
    <w:rsid w:val="3BE27EDE"/>
    <w:rsid w:val="3BE679B0"/>
    <w:rsid w:val="3BE7298D"/>
    <w:rsid w:val="3BECEB42"/>
    <w:rsid w:val="3BED801B"/>
    <w:rsid w:val="3BED9E44"/>
    <w:rsid w:val="3BF218FD"/>
    <w:rsid w:val="3BF2CB5A"/>
    <w:rsid w:val="3BF2EF79"/>
    <w:rsid w:val="3BF3645A"/>
    <w:rsid w:val="3BF39BDE"/>
    <w:rsid w:val="3BF4FDA1"/>
    <w:rsid w:val="3BF69174"/>
    <w:rsid w:val="3BFC6204"/>
    <w:rsid w:val="3BFE0662"/>
    <w:rsid w:val="3C06C836"/>
    <w:rsid w:val="3C08D643"/>
    <w:rsid w:val="3C0B30FD"/>
    <w:rsid w:val="3C0B41B5"/>
    <w:rsid w:val="3C0D0C03"/>
    <w:rsid w:val="3C12C0F8"/>
    <w:rsid w:val="3C1C532E"/>
    <w:rsid w:val="3C1D1A4A"/>
    <w:rsid w:val="3C23CBCB"/>
    <w:rsid w:val="3C260561"/>
    <w:rsid w:val="3C2AAF29"/>
    <w:rsid w:val="3C2BE1FF"/>
    <w:rsid w:val="3C31051E"/>
    <w:rsid w:val="3C317C24"/>
    <w:rsid w:val="3C3318EA"/>
    <w:rsid w:val="3C402F08"/>
    <w:rsid w:val="3C451B84"/>
    <w:rsid w:val="3C4EDF6D"/>
    <w:rsid w:val="3C53AB39"/>
    <w:rsid w:val="3C592B4B"/>
    <w:rsid w:val="3C5A24D4"/>
    <w:rsid w:val="3C6051D1"/>
    <w:rsid w:val="3C61D3C5"/>
    <w:rsid w:val="3C6874B8"/>
    <w:rsid w:val="3C6A7BB6"/>
    <w:rsid w:val="3C6C5C76"/>
    <w:rsid w:val="3C6FB90A"/>
    <w:rsid w:val="3C736E5C"/>
    <w:rsid w:val="3C764CB9"/>
    <w:rsid w:val="3C7AD903"/>
    <w:rsid w:val="3C7C7030"/>
    <w:rsid w:val="3C7DB51E"/>
    <w:rsid w:val="3C7F7B4A"/>
    <w:rsid w:val="3C83FBE4"/>
    <w:rsid w:val="3C88A694"/>
    <w:rsid w:val="3C895552"/>
    <w:rsid w:val="3C89B1BE"/>
    <w:rsid w:val="3C91DFEA"/>
    <w:rsid w:val="3C974C2A"/>
    <w:rsid w:val="3C984196"/>
    <w:rsid w:val="3C9C078D"/>
    <w:rsid w:val="3C9E607B"/>
    <w:rsid w:val="3C9F6E0B"/>
    <w:rsid w:val="3CAD4035"/>
    <w:rsid w:val="3CB5A665"/>
    <w:rsid w:val="3CB8F620"/>
    <w:rsid w:val="3CBF9B88"/>
    <w:rsid w:val="3CCEF641"/>
    <w:rsid w:val="3CD45EB2"/>
    <w:rsid w:val="3CDD8550"/>
    <w:rsid w:val="3CDF7CD0"/>
    <w:rsid w:val="3CE71578"/>
    <w:rsid w:val="3CE85046"/>
    <w:rsid w:val="3CEB72CF"/>
    <w:rsid w:val="3CF55D97"/>
    <w:rsid w:val="3CF84B79"/>
    <w:rsid w:val="3D041CC4"/>
    <w:rsid w:val="3D04809B"/>
    <w:rsid w:val="3D053B92"/>
    <w:rsid w:val="3D0836D0"/>
    <w:rsid w:val="3D0D1047"/>
    <w:rsid w:val="3D0D1098"/>
    <w:rsid w:val="3D10DBBF"/>
    <w:rsid w:val="3D11EB78"/>
    <w:rsid w:val="3D145AC2"/>
    <w:rsid w:val="3D17612E"/>
    <w:rsid w:val="3D198BE7"/>
    <w:rsid w:val="3D1D5D1F"/>
    <w:rsid w:val="3D1D5FF1"/>
    <w:rsid w:val="3D1ED436"/>
    <w:rsid w:val="3D23D4C4"/>
    <w:rsid w:val="3D2A1B37"/>
    <w:rsid w:val="3D2A53D2"/>
    <w:rsid w:val="3D2C9D81"/>
    <w:rsid w:val="3D38F6B6"/>
    <w:rsid w:val="3D3A3A27"/>
    <w:rsid w:val="3D3CB441"/>
    <w:rsid w:val="3D3E6912"/>
    <w:rsid w:val="3D3EFCC2"/>
    <w:rsid w:val="3D4396B0"/>
    <w:rsid w:val="3D449641"/>
    <w:rsid w:val="3D44F3AE"/>
    <w:rsid w:val="3D45FD14"/>
    <w:rsid w:val="3D49C08E"/>
    <w:rsid w:val="3D4AF177"/>
    <w:rsid w:val="3D533096"/>
    <w:rsid w:val="3D534902"/>
    <w:rsid w:val="3D5D1ED6"/>
    <w:rsid w:val="3D5DBF83"/>
    <w:rsid w:val="3D5F76AC"/>
    <w:rsid w:val="3D6322D3"/>
    <w:rsid w:val="3D64024C"/>
    <w:rsid w:val="3D6E97B9"/>
    <w:rsid w:val="3D6EE17A"/>
    <w:rsid w:val="3D74A2AC"/>
    <w:rsid w:val="3D7A4CD8"/>
    <w:rsid w:val="3D7B8791"/>
    <w:rsid w:val="3D7E27DE"/>
    <w:rsid w:val="3D82502E"/>
    <w:rsid w:val="3D8D663C"/>
    <w:rsid w:val="3D90D6D7"/>
    <w:rsid w:val="3D95505B"/>
    <w:rsid w:val="3D9AF9C3"/>
    <w:rsid w:val="3D9C5E54"/>
    <w:rsid w:val="3DA8238A"/>
    <w:rsid w:val="3DAA74AE"/>
    <w:rsid w:val="3DAF57E1"/>
    <w:rsid w:val="3DB4C823"/>
    <w:rsid w:val="3DBE0B76"/>
    <w:rsid w:val="3DC6A008"/>
    <w:rsid w:val="3DCEAE67"/>
    <w:rsid w:val="3DD9110F"/>
    <w:rsid w:val="3DDCE2BF"/>
    <w:rsid w:val="3DDD67EB"/>
    <w:rsid w:val="3DDEDC39"/>
    <w:rsid w:val="3DE22789"/>
    <w:rsid w:val="3DEADCA5"/>
    <w:rsid w:val="3DECD77A"/>
    <w:rsid w:val="3DEFFE6D"/>
    <w:rsid w:val="3DF35D97"/>
    <w:rsid w:val="3DFBAABE"/>
    <w:rsid w:val="3DFE1249"/>
    <w:rsid w:val="3E03293E"/>
    <w:rsid w:val="3E05651F"/>
    <w:rsid w:val="3E0C4C3F"/>
    <w:rsid w:val="3E0C73B2"/>
    <w:rsid w:val="3E0E6F57"/>
    <w:rsid w:val="3E0F3B94"/>
    <w:rsid w:val="3E0FFE17"/>
    <w:rsid w:val="3E12D93A"/>
    <w:rsid w:val="3E16E169"/>
    <w:rsid w:val="3E1950E9"/>
    <w:rsid w:val="3E20C08C"/>
    <w:rsid w:val="3E22A325"/>
    <w:rsid w:val="3E241D2A"/>
    <w:rsid w:val="3E24EE9F"/>
    <w:rsid w:val="3E251717"/>
    <w:rsid w:val="3E25C798"/>
    <w:rsid w:val="3E2CBAAC"/>
    <w:rsid w:val="3E30DB62"/>
    <w:rsid w:val="3E326641"/>
    <w:rsid w:val="3E353070"/>
    <w:rsid w:val="3E4254B1"/>
    <w:rsid w:val="3E45AC73"/>
    <w:rsid w:val="3E4891AC"/>
    <w:rsid w:val="3E4A4FC9"/>
    <w:rsid w:val="3E4CE1A2"/>
    <w:rsid w:val="3E4CEEFF"/>
    <w:rsid w:val="3E4D855E"/>
    <w:rsid w:val="3E517AF2"/>
    <w:rsid w:val="3E533FA9"/>
    <w:rsid w:val="3E549312"/>
    <w:rsid w:val="3E55BAA7"/>
    <w:rsid w:val="3E5723EF"/>
    <w:rsid w:val="3E57CDF1"/>
    <w:rsid w:val="3E5AB458"/>
    <w:rsid w:val="3E5C3458"/>
    <w:rsid w:val="3E5E6065"/>
    <w:rsid w:val="3E613CF9"/>
    <w:rsid w:val="3E63014D"/>
    <w:rsid w:val="3E6504AE"/>
    <w:rsid w:val="3E6AA4C1"/>
    <w:rsid w:val="3E70438C"/>
    <w:rsid w:val="3E785FC3"/>
    <w:rsid w:val="3E825FD8"/>
    <w:rsid w:val="3E8B04D0"/>
    <w:rsid w:val="3E8CA8C9"/>
    <w:rsid w:val="3E9810F0"/>
    <w:rsid w:val="3EA626F4"/>
    <w:rsid w:val="3EA75D7C"/>
    <w:rsid w:val="3EB36C21"/>
    <w:rsid w:val="3EB41B14"/>
    <w:rsid w:val="3EB513CD"/>
    <w:rsid w:val="3EB614E3"/>
    <w:rsid w:val="3EB8450E"/>
    <w:rsid w:val="3EBCA53F"/>
    <w:rsid w:val="3EBE19AD"/>
    <w:rsid w:val="3EC7F3FB"/>
    <w:rsid w:val="3ECC744F"/>
    <w:rsid w:val="3ECDCE34"/>
    <w:rsid w:val="3ED21F22"/>
    <w:rsid w:val="3EDE6BB8"/>
    <w:rsid w:val="3EE0EF80"/>
    <w:rsid w:val="3EE702D9"/>
    <w:rsid w:val="3EE888F3"/>
    <w:rsid w:val="3EEB93E3"/>
    <w:rsid w:val="3EF01E88"/>
    <w:rsid w:val="3EF0DB88"/>
    <w:rsid w:val="3EF143C5"/>
    <w:rsid w:val="3EF505F4"/>
    <w:rsid w:val="3EF66745"/>
    <w:rsid w:val="3EF922DB"/>
    <w:rsid w:val="3EF9B697"/>
    <w:rsid w:val="3EFBC042"/>
    <w:rsid w:val="3F0124B2"/>
    <w:rsid w:val="3F039C7B"/>
    <w:rsid w:val="3F0442ED"/>
    <w:rsid w:val="3F05800D"/>
    <w:rsid w:val="3F05F8E0"/>
    <w:rsid w:val="3F0A91BB"/>
    <w:rsid w:val="3F0C452B"/>
    <w:rsid w:val="3F104CFF"/>
    <w:rsid w:val="3F15091B"/>
    <w:rsid w:val="3F181808"/>
    <w:rsid w:val="3F19CC2F"/>
    <w:rsid w:val="3F1CACEE"/>
    <w:rsid w:val="3F1DC750"/>
    <w:rsid w:val="3F1F77A0"/>
    <w:rsid w:val="3F2778A1"/>
    <w:rsid w:val="3F2FED9A"/>
    <w:rsid w:val="3F37A3DB"/>
    <w:rsid w:val="3F3B2E59"/>
    <w:rsid w:val="3F45F6A9"/>
    <w:rsid w:val="3F48BEE1"/>
    <w:rsid w:val="3F4AD130"/>
    <w:rsid w:val="3F5320AB"/>
    <w:rsid w:val="3F62284B"/>
    <w:rsid w:val="3F68C103"/>
    <w:rsid w:val="3F6BEB51"/>
    <w:rsid w:val="3F6E5B61"/>
    <w:rsid w:val="3F6E8140"/>
    <w:rsid w:val="3F713040"/>
    <w:rsid w:val="3F72048E"/>
    <w:rsid w:val="3F79E764"/>
    <w:rsid w:val="3F7CD48F"/>
    <w:rsid w:val="3F80CB01"/>
    <w:rsid w:val="3F825326"/>
    <w:rsid w:val="3F82E307"/>
    <w:rsid w:val="3F85188A"/>
    <w:rsid w:val="3F8689A3"/>
    <w:rsid w:val="3F8A105B"/>
    <w:rsid w:val="3F8FDEF9"/>
    <w:rsid w:val="3F9034DA"/>
    <w:rsid w:val="3F9A0147"/>
    <w:rsid w:val="3F9A61B3"/>
    <w:rsid w:val="3F9DD536"/>
    <w:rsid w:val="3F9EC876"/>
    <w:rsid w:val="3F9F083A"/>
    <w:rsid w:val="3FA36A84"/>
    <w:rsid w:val="3FA5CFEA"/>
    <w:rsid w:val="3FA82006"/>
    <w:rsid w:val="3FA913B9"/>
    <w:rsid w:val="3FAADCD1"/>
    <w:rsid w:val="3FABC2AD"/>
    <w:rsid w:val="3FAC74F9"/>
    <w:rsid w:val="3FACAF9E"/>
    <w:rsid w:val="3FB15B1A"/>
    <w:rsid w:val="3FB3DFEA"/>
    <w:rsid w:val="3FB85C02"/>
    <w:rsid w:val="3FC8CC1A"/>
    <w:rsid w:val="3FC91039"/>
    <w:rsid w:val="3FCCCD33"/>
    <w:rsid w:val="3FCEDB30"/>
    <w:rsid w:val="3FD1547D"/>
    <w:rsid w:val="3FD2F0B8"/>
    <w:rsid w:val="3FD31194"/>
    <w:rsid w:val="3FD33ECC"/>
    <w:rsid w:val="3FD4B28C"/>
    <w:rsid w:val="3FD4FC20"/>
    <w:rsid w:val="3FD8E695"/>
    <w:rsid w:val="3FDCCE17"/>
    <w:rsid w:val="3FDD6F57"/>
    <w:rsid w:val="3FDD9164"/>
    <w:rsid w:val="3FE6CCEB"/>
    <w:rsid w:val="3FEDE42E"/>
    <w:rsid w:val="3FF12718"/>
    <w:rsid w:val="3FF29E01"/>
    <w:rsid w:val="3FF2F170"/>
    <w:rsid w:val="3FF3F868"/>
    <w:rsid w:val="3FF5A82A"/>
    <w:rsid w:val="3FFC8B78"/>
    <w:rsid w:val="400B14A8"/>
    <w:rsid w:val="401254B6"/>
    <w:rsid w:val="4012A190"/>
    <w:rsid w:val="4012C511"/>
    <w:rsid w:val="4015F593"/>
    <w:rsid w:val="40196BB8"/>
    <w:rsid w:val="401D7EF4"/>
    <w:rsid w:val="40232E23"/>
    <w:rsid w:val="4024DC1D"/>
    <w:rsid w:val="402AF4D9"/>
    <w:rsid w:val="402D6346"/>
    <w:rsid w:val="402DA077"/>
    <w:rsid w:val="402E14C1"/>
    <w:rsid w:val="40381C23"/>
    <w:rsid w:val="403994E6"/>
    <w:rsid w:val="40431093"/>
    <w:rsid w:val="4043F3D7"/>
    <w:rsid w:val="4047842F"/>
    <w:rsid w:val="404CED5A"/>
    <w:rsid w:val="40536E32"/>
    <w:rsid w:val="40566306"/>
    <w:rsid w:val="4057792F"/>
    <w:rsid w:val="405E890A"/>
    <w:rsid w:val="405F1B7C"/>
    <w:rsid w:val="405F88E0"/>
    <w:rsid w:val="405FAF62"/>
    <w:rsid w:val="4061053E"/>
    <w:rsid w:val="406B0816"/>
    <w:rsid w:val="406BBFC3"/>
    <w:rsid w:val="406C87E8"/>
    <w:rsid w:val="407206A8"/>
    <w:rsid w:val="40735EB1"/>
    <w:rsid w:val="40746D8B"/>
    <w:rsid w:val="4074DA5D"/>
    <w:rsid w:val="4076A271"/>
    <w:rsid w:val="40778805"/>
    <w:rsid w:val="4081A0A5"/>
    <w:rsid w:val="408C77CD"/>
    <w:rsid w:val="409A4B1A"/>
    <w:rsid w:val="409C4156"/>
    <w:rsid w:val="409C7CC1"/>
    <w:rsid w:val="409CB9A2"/>
    <w:rsid w:val="40A14478"/>
    <w:rsid w:val="40A4652B"/>
    <w:rsid w:val="40B00BCB"/>
    <w:rsid w:val="40B5D215"/>
    <w:rsid w:val="40B6D1F3"/>
    <w:rsid w:val="40BBAF8D"/>
    <w:rsid w:val="40BFDC48"/>
    <w:rsid w:val="40C1ECAA"/>
    <w:rsid w:val="40C48CC4"/>
    <w:rsid w:val="40CE5316"/>
    <w:rsid w:val="40D62D2C"/>
    <w:rsid w:val="40D7FA62"/>
    <w:rsid w:val="40DD27FF"/>
    <w:rsid w:val="40DDCAF8"/>
    <w:rsid w:val="40DEB54C"/>
    <w:rsid w:val="40E3D49C"/>
    <w:rsid w:val="40E48AE2"/>
    <w:rsid w:val="40E8B2C2"/>
    <w:rsid w:val="40EA5978"/>
    <w:rsid w:val="40EC8D14"/>
    <w:rsid w:val="40F1E2C9"/>
    <w:rsid w:val="40F741D6"/>
    <w:rsid w:val="40FB59CC"/>
    <w:rsid w:val="40FF6EC5"/>
    <w:rsid w:val="410105CC"/>
    <w:rsid w:val="41023DFA"/>
    <w:rsid w:val="4103FB52"/>
    <w:rsid w:val="4107328C"/>
    <w:rsid w:val="410B8CD8"/>
    <w:rsid w:val="410BB8F2"/>
    <w:rsid w:val="411165B9"/>
    <w:rsid w:val="41124AAD"/>
    <w:rsid w:val="41166A69"/>
    <w:rsid w:val="4117F601"/>
    <w:rsid w:val="411A1A78"/>
    <w:rsid w:val="41205386"/>
    <w:rsid w:val="41207FEB"/>
    <w:rsid w:val="41250E76"/>
    <w:rsid w:val="412B1B99"/>
    <w:rsid w:val="412EA526"/>
    <w:rsid w:val="413093A3"/>
    <w:rsid w:val="4132855F"/>
    <w:rsid w:val="4134D0FE"/>
    <w:rsid w:val="41363911"/>
    <w:rsid w:val="4136D4FF"/>
    <w:rsid w:val="41388222"/>
    <w:rsid w:val="4138D738"/>
    <w:rsid w:val="4143DE04"/>
    <w:rsid w:val="414677F5"/>
    <w:rsid w:val="4146F629"/>
    <w:rsid w:val="414803AB"/>
    <w:rsid w:val="414CFBF7"/>
    <w:rsid w:val="4151AD5F"/>
    <w:rsid w:val="41548785"/>
    <w:rsid w:val="4154BDCE"/>
    <w:rsid w:val="4155FDFF"/>
    <w:rsid w:val="4159804E"/>
    <w:rsid w:val="415C968B"/>
    <w:rsid w:val="415D3419"/>
    <w:rsid w:val="4166CBA6"/>
    <w:rsid w:val="41771CD1"/>
    <w:rsid w:val="41874F87"/>
    <w:rsid w:val="418AFAB3"/>
    <w:rsid w:val="418C40AF"/>
    <w:rsid w:val="418C8547"/>
    <w:rsid w:val="418C9F65"/>
    <w:rsid w:val="418F8A52"/>
    <w:rsid w:val="4191A573"/>
    <w:rsid w:val="4193A822"/>
    <w:rsid w:val="419553B9"/>
    <w:rsid w:val="419768B0"/>
    <w:rsid w:val="4198B2A3"/>
    <w:rsid w:val="419F8D6B"/>
    <w:rsid w:val="41A1A63A"/>
    <w:rsid w:val="41A2CED2"/>
    <w:rsid w:val="41AD9F28"/>
    <w:rsid w:val="41B345EB"/>
    <w:rsid w:val="41B804AA"/>
    <w:rsid w:val="41BA2AA2"/>
    <w:rsid w:val="41BAF6A8"/>
    <w:rsid w:val="41C079BB"/>
    <w:rsid w:val="41C744BA"/>
    <w:rsid w:val="41C75A6A"/>
    <w:rsid w:val="41C99B60"/>
    <w:rsid w:val="41D01DA7"/>
    <w:rsid w:val="41E0EF4F"/>
    <w:rsid w:val="41ED77BD"/>
    <w:rsid w:val="41EF1B8B"/>
    <w:rsid w:val="41EF934C"/>
    <w:rsid w:val="41F245C6"/>
    <w:rsid w:val="41F2D013"/>
    <w:rsid w:val="41FD347B"/>
    <w:rsid w:val="4204DDF8"/>
    <w:rsid w:val="42069B57"/>
    <w:rsid w:val="42070FAB"/>
    <w:rsid w:val="42083E1D"/>
    <w:rsid w:val="4208A4E4"/>
    <w:rsid w:val="420FACC8"/>
    <w:rsid w:val="421278F9"/>
    <w:rsid w:val="42128555"/>
    <w:rsid w:val="42148102"/>
    <w:rsid w:val="4219376B"/>
    <w:rsid w:val="421A5F34"/>
    <w:rsid w:val="421AF37A"/>
    <w:rsid w:val="42210196"/>
    <w:rsid w:val="4221CE2C"/>
    <w:rsid w:val="4224E4D6"/>
    <w:rsid w:val="42262DE9"/>
    <w:rsid w:val="423D74EB"/>
    <w:rsid w:val="423EECE2"/>
    <w:rsid w:val="4240CB46"/>
    <w:rsid w:val="4241B85D"/>
    <w:rsid w:val="42431DAE"/>
    <w:rsid w:val="424850BD"/>
    <w:rsid w:val="4252E4EF"/>
    <w:rsid w:val="4253EBDE"/>
    <w:rsid w:val="4256339A"/>
    <w:rsid w:val="425644D6"/>
    <w:rsid w:val="425F5D72"/>
    <w:rsid w:val="4261BB37"/>
    <w:rsid w:val="42675ECB"/>
    <w:rsid w:val="426C384E"/>
    <w:rsid w:val="426E044E"/>
    <w:rsid w:val="426F09F1"/>
    <w:rsid w:val="426FD67C"/>
    <w:rsid w:val="4279F776"/>
    <w:rsid w:val="427C52EE"/>
    <w:rsid w:val="427C9B78"/>
    <w:rsid w:val="427EF291"/>
    <w:rsid w:val="428029BF"/>
    <w:rsid w:val="4281001F"/>
    <w:rsid w:val="42846C81"/>
    <w:rsid w:val="42857CB1"/>
    <w:rsid w:val="42858882"/>
    <w:rsid w:val="42871E23"/>
    <w:rsid w:val="4287C360"/>
    <w:rsid w:val="4289AABD"/>
    <w:rsid w:val="42909DE5"/>
    <w:rsid w:val="42920E58"/>
    <w:rsid w:val="42934B60"/>
    <w:rsid w:val="42949369"/>
    <w:rsid w:val="42A2BB9E"/>
    <w:rsid w:val="42ACF6FC"/>
    <w:rsid w:val="42B1BDCB"/>
    <w:rsid w:val="42B2A402"/>
    <w:rsid w:val="42B3034B"/>
    <w:rsid w:val="42B9A534"/>
    <w:rsid w:val="42C24978"/>
    <w:rsid w:val="42C40310"/>
    <w:rsid w:val="42C4FBCC"/>
    <w:rsid w:val="42C7AAE7"/>
    <w:rsid w:val="42CA0A9F"/>
    <w:rsid w:val="42CF3329"/>
    <w:rsid w:val="42CF8052"/>
    <w:rsid w:val="42D01BCE"/>
    <w:rsid w:val="42D42D3F"/>
    <w:rsid w:val="42D52775"/>
    <w:rsid w:val="42D52B6A"/>
    <w:rsid w:val="42DAC017"/>
    <w:rsid w:val="42DB074A"/>
    <w:rsid w:val="42DC615C"/>
    <w:rsid w:val="42E10D7F"/>
    <w:rsid w:val="42E5A271"/>
    <w:rsid w:val="42F43AB0"/>
    <w:rsid w:val="42FB47D5"/>
    <w:rsid w:val="43004D07"/>
    <w:rsid w:val="4303D932"/>
    <w:rsid w:val="43053C97"/>
    <w:rsid w:val="4306C3D5"/>
    <w:rsid w:val="430BC743"/>
    <w:rsid w:val="430C1072"/>
    <w:rsid w:val="43130E8F"/>
    <w:rsid w:val="431544B7"/>
    <w:rsid w:val="431648B7"/>
    <w:rsid w:val="431D611B"/>
    <w:rsid w:val="431E02D7"/>
    <w:rsid w:val="431ECF55"/>
    <w:rsid w:val="43206389"/>
    <w:rsid w:val="43254018"/>
    <w:rsid w:val="4325A8C5"/>
    <w:rsid w:val="432C0A94"/>
    <w:rsid w:val="432DEE3B"/>
    <w:rsid w:val="433009BD"/>
    <w:rsid w:val="4335C97E"/>
    <w:rsid w:val="43370161"/>
    <w:rsid w:val="43475DC9"/>
    <w:rsid w:val="434CC00E"/>
    <w:rsid w:val="434E3CE6"/>
    <w:rsid w:val="43503EAE"/>
    <w:rsid w:val="4350BAD4"/>
    <w:rsid w:val="4352DEAF"/>
    <w:rsid w:val="435BEDC6"/>
    <w:rsid w:val="435D16BF"/>
    <w:rsid w:val="435FD4EF"/>
    <w:rsid w:val="43727F84"/>
    <w:rsid w:val="4372E7EF"/>
    <w:rsid w:val="437B62AA"/>
    <w:rsid w:val="437CCB91"/>
    <w:rsid w:val="437F8414"/>
    <w:rsid w:val="438DA1CC"/>
    <w:rsid w:val="43A61798"/>
    <w:rsid w:val="43B0769C"/>
    <w:rsid w:val="43B1925A"/>
    <w:rsid w:val="43B30418"/>
    <w:rsid w:val="43C0EBB2"/>
    <w:rsid w:val="43C1F010"/>
    <w:rsid w:val="43C2D684"/>
    <w:rsid w:val="43C3FBC3"/>
    <w:rsid w:val="43D84097"/>
    <w:rsid w:val="43DC647C"/>
    <w:rsid w:val="43E0BF7A"/>
    <w:rsid w:val="43E629A3"/>
    <w:rsid w:val="43E9FC4A"/>
    <w:rsid w:val="43EA1350"/>
    <w:rsid w:val="43EAD0AD"/>
    <w:rsid w:val="43EC3E44"/>
    <w:rsid w:val="43F3CCD7"/>
    <w:rsid w:val="43F641C7"/>
    <w:rsid w:val="43F965B2"/>
    <w:rsid w:val="43FA70AE"/>
    <w:rsid w:val="43FE31F2"/>
    <w:rsid w:val="44026CFF"/>
    <w:rsid w:val="44042BA8"/>
    <w:rsid w:val="44055D1D"/>
    <w:rsid w:val="4405C7ED"/>
    <w:rsid w:val="4408385A"/>
    <w:rsid w:val="44091EB8"/>
    <w:rsid w:val="440A491E"/>
    <w:rsid w:val="440BF485"/>
    <w:rsid w:val="4412A57B"/>
    <w:rsid w:val="4417BF66"/>
    <w:rsid w:val="4418B3DC"/>
    <w:rsid w:val="442A96A0"/>
    <w:rsid w:val="442D9FD9"/>
    <w:rsid w:val="442E4889"/>
    <w:rsid w:val="4443F165"/>
    <w:rsid w:val="4444DF1D"/>
    <w:rsid w:val="444D0291"/>
    <w:rsid w:val="444EF9EE"/>
    <w:rsid w:val="445C0A1C"/>
    <w:rsid w:val="445C64AE"/>
    <w:rsid w:val="44610DFD"/>
    <w:rsid w:val="44635938"/>
    <w:rsid w:val="44637583"/>
    <w:rsid w:val="44675C6F"/>
    <w:rsid w:val="44697F4B"/>
    <w:rsid w:val="4469B743"/>
    <w:rsid w:val="446CA9D2"/>
    <w:rsid w:val="446D39A2"/>
    <w:rsid w:val="446EF4DD"/>
    <w:rsid w:val="446F2ACA"/>
    <w:rsid w:val="446FC338"/>
    <w:rsid w:val="44785BAC"/>
    <w:rsid w:val="447A8A67"/>
    <w:rsid w:val="447AF545"/>
    <w:rsid w:val="447C2410"/>
    <w:rsid w:val="4480FE84"/>
    <w:rsid w:val="449116A2"/>
    <w:rsid w:val="4493B097"/>
    <w:rsid w:val="44947727"/>
    <w:rsid w:val="44974E58"/>
    <w:rsid w:val="449B6632"/>
    <w:rsid w:val="449B8BF5"/>
    <w:rsid w:val="44AC7659"/>
    <w:rsid w:val="44AD0868"/>
    <w:rsid w:val="44AE957D"/>
    <w:rsid w:val="44BDCEB1"/>
    <w:rsid w:val="44C41980"/>
    <w:rsid w:val="44CAD171"/>
    <w:rsid w:val="44CBB1B9"/>
    <w:rsid w:val="44D73C51"/>
    <w:rsid w:val="44DC6FD0"/>
    <w:rsid w:val="44DFC3AD"/>
    <w:rsid w:val="44E5C826"/>
    <w:rsid w:val="44E62811"/>
    <w:rsid w:val="44EB337A"/>
    <w:rsid w:val="44F0B11B"/>
    <w:rsid w:val="44F1F476"/>
    <w:rsid w:val="44F3B3B9"/>
    <w:rsid w:val="44F7BD10"/>
    <w:rsid w:val="45019FE5"/>
    <w:rsid w:val="4505B7CE"/>
    <w:rsid w:val="4506E11B"/>
    <w:rsid w:val="45092B36"/>
    <w:rsid w:val="450BBDC1"/>
    <w:rsid w:val="450D72B3"/>
    <w:rsid w:val="450F34C7"/>
    <w:rsid w:val="4511B1A1"/>
    <w:rsid w:val="4519E41B"/>
    <w:rsid w:val="451AB0AC"/>
    <w:rsid w:val="451AC3B7"/>
    <w:rsid w:val="451C0CA4"/>
    <w:rsid w:val="451C43C7"/>
    <w:rsid w:val="452054C9"/>
    <w:rsid w:val="452307F4"/>
    <w:rsid w:val="452A50E9"/>
    <w:rsid w:val="452A6C77"/>
    <w:rsid w:val="453446DC"/>
    <w:rsid w:val="453A1309"/>
    <w:rsid w:val="453BAF51"/>
    <w:rsid w:val="453BB9B7"/>
    <w:rsid w:val="453D4C06"/>
    <w:rsid w:val="4541D8FC"/>
    <w:rsid w:val="454E6E99"/>
    <w:rsid w:val="4556B51B"/>
    <w:rsid w:val="45581F61"/>
    <w:rsid w:val="45585790"/>
    <w:rsid w:val="455C862E"/>
    <w:rsid w:val="455CE448"/>
    <w:rsid w:val="455FFB54"/>
    <w:rsid w:val="45610F2F"/>
    <w:rsid w:val="45633951"/>
    <w:rsid w:val="456A2B9F"/>
    <w:rsid w:val="456A71FF"/>
    <w:rsid w:val="456ECFDE"/>
    <w:rsid w:val="45766FED"/>
    <w:rsid w:val="457BC9F0"/>
    <w:rsid w:val="4581024E"/>
    <w:rsid w:val="45836088"/>
    <w:rsid w:val="4592C56E"/>
    <w:rsid w:val="459C3280"/>
    <w:rsid w:val="459E4AB4"/>
    <w:rsid w:val="45A5BCF9"/>
    <w:rsid w:val="45AD0B39"/>
    <w:rsid w:val="45AE91E4"/>
    <w:rsid w:val="45AFC9AB"/>
    <w:rsid w:val="45B17DA8"/>
    <w:rsid w:val="45B66129"/>
    <w:rsid w:val="45B6EAEF"/>
    <w:rsid w:val="45B85013"/>
    <w:rsid w:val="45BA681A"/>
    <w:rsid w:val="45BC8584"/>
    <w:rsid w:val="45C98004"/>
    <w:rsid w:val="45CFD946"/>
    <w:rsid w:val="45DBE7ED"/>
    <w:rsid w:val="45DD3576"/>
    <w:rsid w:val="45E075F5"/>
    <w:rsid w:val="45E11AA2"/>
    <w:rsid w:val="45E2D5C8"/>
    <w:rsid w:val="45E91A08"/>
    <w:rsid w:val="45E9813B"/>
    <w:rsid w:val="45EDE8FF"/>
    <w:rsid w:val="45EFC80C"/>
    <w:rsid w:val="45F21B0B"/>
    <w:rsid w:val="45F761DD"/>
    <w:rsid w:val="45FA70DF"/>
    <w:rsid w:val="45FBD311"/>
    <w:rsid w:val="45FED1D3"/>
    <w:rsid w:val="460557A3"/>
    <w:rsid w:val="46089E6B"/>
    <w:rsid w:val="46093ED2"/>
    <w:rsid w:val="460A6F6B"/>
    <w:rsid w:val="460F045B"/>
    <w:rsid w:val="461367B7"/>
    <w:rsid w:val="46143277"/>
    <w:rsid w:val="461497BB"/>
    <w:rsid w:val="4619A479"/>
    <w:rsid w:val="4619B830"/>
    <w:rsid w:val="46288632"/>
    <w:rsid w:val="462B1A00"/>
    <w:rsid w:val="462EAEA1"/>
    <w:rsid w:val="462F1127"/>
    <w:rsid w:val="4634AA58"/>
    <w:rsid w:val="463689BD"/>
    <w:rsid w:val="4636BE93"/>
    <w:rsid w:val="46389D7E"/>
    <w:rsid w:val="463C2500"/>
    <w:rsid w:val="463CFCC2"/>
    <w:rsid w:val="4649E894"/>
    <w:rsid w:val="464B3A87"/>
    <w:rsid w:val="464E54C6"/>
    <w:rsid w:val="46530A88"/>
    <w:rsid w:val="4655061F"/>
    <w:rsid w:val="465C6B2E"/>
    <w:rsid w:val="46656355"/>
    <w:rsid w:val="4667A748"/>
    <w:rsid w:val="4667C1D0"/>
    <w:rsid w:val="466EF059"/>
    <w:rsid w:val="4672C96A"/>
    <w:rsid w:val="46733D75"/>
    <w:rsid w:val="46777AAC"/>
    <w:rsid w:val="46777E91"/>
    <w:rsid w:val="467CD7FE"/>
    <w:rsid w:val="467EC8AF"/>
    <w:rsid w:val="4682FB4E"/>
    <w:rsid w:val="4684B95C"/>
    <w:rsid w:val="468A38A8"/>
    <w:rsid w:val="4694AC74"/>
    <w:rsid w:val="469B0BBD"/>
    <w:rsid w:val="469C9418"/>
    <w:rsid w:val="469D79C7"/>
    <w:rsid w:val="46A2EA22"/>
    <w:rsid w:val="46A3AFE6"/>
    <w:rsid w:val="46A4A6ED"/>
    <w:rsid w:val="46A6FDFD"/>
    <w:rsid w:val="46B0186A"/>
    <w:rsid w:val="46B26275"/>
    <w:rsid w:val="46B676DC"/>
    <w:rsid w:val="46BA47ED"/>
    <w:rsid w:val="46BC3679"/>
    <w:rsid w:val="46BFEBC4"/>
    <w:rsid w:val="46C317FF"/>
    <w:rsid w:val="46C67B21"/>
    <w:rsid w:val="46C9493C"/>
    <w:rsid w:val="46CA3A4A"/>
    <w:rsid w:val="46CEAC6B"/>
    <w:rsid w:val="46CEC5FB"/>
    <w:rsid w:val="46DDCC66"/>
    <w:rsid w:val="46E0D51A"/>
    <w:rsid w:val="46E52F93"/>
    <w:rsid w:val="46E5918F"/>
    <w:rsid w:val="46E8577D"/>
    <w:rsid w:val="46E90604"/>
    <w:rsid w:val="46EA3460"/>
    <w:rsid w:val="46EAF48A"/>
    <w:rsid w:val="46EF435F"/>
    <w:rsid w:val="46F3C321"/>
    <w:rsid w:val="46FBBC71"/>
    <w:rsid w:val="46FC7F06"/>
    <w:rsid w:val="46FD2200"/>
    <w:rsid w:val="47038594"/>
    <w:rsid w:val="470CFBD3"/>
    <w:rsid w:val="470EBF3E"/>
    <w:rsid w:val="470EFEAE"/>
    <w:rsid w:val="4714BBFC"/>
    <w:rsid w:val="4716B33C"/>
    <w:rsid w:val="471C4F47"/>
    <w:rsid w:val="471D6C4A"/>
    <w:rsid w:val="471DEC70"/>
    <w:rsid w:val="47261D64"/>
    <w:rsid w:val="4728D300"/>
    <w:rsid w:val="472983BB"/>
    <w:rsid w:val="472FCD5E"/>
    <w:rsid w:val="473999AA"/>
    <w:rsid w:val="473A04B1"/>
    <w:rsid w:val="473F5756"/>
    <w:rsid w:val="4744108E"/>
    <w:rsid w:val="47446BEC"/>
    <w:rsid w:val="474632B5"/>
    <w:rsid w:val="474A7B95"/>
    <w:rsid w:val="474EDE27"/>
    <w:rsid w:val="47512FC5"/>
    <w:rsid w:val="47535F11"/>
    <w:rsid w:val="4755011F"/>
    <w:rsid w:val="475A008E"/>
    <w:rsid w:val="475E0527"/>
    <w:rsid w:val="47678E93"/>
    <w:rsid w:val="476E32E1"/>
    <w:rsid w:val="477153DE"/>
    <w:rsid w:val="477214C9"/>
    <w:rsid w:val="4773769F"/>
    <w:rsid w:val="4778BDEA"/>
    <w:rsid w:val="477D7B39"/>
    <w:rsid w:val="47882C6C"/>
    <w:rsid w:val="47887B28"/>
    <w:rsid w:val="478C1473"/>
    <w:rsid w:val="478C94A3"/>
    <w:rsid w:val="478C9D37"/>
    <w:rsid w:val="478DB9E8"/>
    <w:rsid w:val="47916E3B"/>
    <w:rsid w:val="4792AAE1"/>
    <w:rsid w:val="47938929"/>
    <w:rsid w:val="47A12CA7"/>
    <w:rsid w:val="47A4B76C"/>
    <w:rsid w:val="47AD8F6B"/>
    <w:rsid w:val="47B02E3B"/>
    <w:rsid w:val="47B58DB2"/>
    <w:rsid w:val="47B6E03A"/>
    <w:rsid w:val="47BB57D6"/>
    <w:rsid w:val="47C5EE2D"/>
    <w:rsid w:val="47C84F68"/>
    <w:rsid w:val="47CBD5E9"/>
    <w:rsid w:val="47CD4683"/>
    <w:rsid w:val="47CE54D5"/>
    <w:rsid w:val="47CF2C1B"/>
    <w:rsid w:val="47D9A75F"/>
    <w:rsid w:val="47DC260E"/>
    <w:rsid w:val="47E1D035"/>
    <w:rsid w:val="47E3727F"/>
    <w:rsid w:val="47E7AD93"/>
    <w:rsid w:val="47E9B520"/>
    <w:rsid w:val="47EE1047"/>
    <w:rsid w:val="47EE4045"/>
    <w:rsid w:val="47F09382"/>
    <w:rsid w:val="47F29D68"/>
    <w:rsid w:val="47F54AAE"/>
    <w:rsid w:val="47FF9DC0"/>
    <w:rsid w:val="48023CFE"/>
    <w:rsid w:val="48082B97"/>
    <w:rsid w:val="480ABCF4"/>
    <w:rsid w:val="480C0E97"/>
    <w:rsid w:val="480C6953"/>
    <w:rsid w:val="4813EFA4"/>
    <w:rsid w:val="48182D4C"/>
    <w:rsid w:val="481A3718"/>
    <w:rsid w:val="481AB64B"/>
    <w:rsid w:val="481BDE53"/>
    <w:rsid w:val="481EA0E8"/>
    <w:rsid w:val="4821BA82"/>
    <w:rsid w:val="48284BDE"/>
    <w:rsid w:val="482E52B7"/>
    <w:rsid w:val="4830300A"/>
    <w:rsid w:val="48318730"/>
    <w:rsid w:val="4831B1DC"/>
    <w:rsid w:val="48328FE1"/>
    <w:rsid w:val="48400EBD"/>
    <w:rsid w:val="4846EA61"/>
    <w:rsid w:val="4849A2A5"/>
    <w:rsid w:val="484A9FA8"/>
    <w:rsid w:val="484BD497"/>
    <w:rsid w:val="48505747"/>
    <w:rsid w:val="4850E816"/>
    <w:rsid w:val="48570D6C"/>
    <w:rsid w:val="4858985D"/>
    <w:rsid w:val="48592C0D"/>
    <w:rsid w:val="485DAB10"/>
    <w:rsid w:val="485E2982"/>
    <w:rsid w:val="48604708"/>
    <w:rsid w:val="4860E2B5"/>
    <w:rsid w:val="486124C7"/>
    <w:rsid w:val="4865FEBB"/>
    <w:rsid w:val="486C9985"/>
    <w:rsid w:val="48722039"/>
    <w:rsid w:val="48729EFF"/>
    <w:rsid w:val="4872CDB4"/>
    <w:rsid w:val="487C1EAF"/>
    <w:rsid w:val="48800F18"/>
    <w:rsid w:val="488341EB"/>
    <w:rsid w:val="48849B49"/>
    <w:rsid w:val="48853458"/>
    <w:rsid w:val="488756D9"/>
    <w:rsid w:val="48888376"/>
    <w:rsid w:val="488A491D"/>
    <w:rsid w:val="488AA22A"/>
    <w:rsid w:val="488AE230"/>
    <w:rsid w:val="488F92CB"/>
    <w:rsid w:val="488FCC09"/>
    <w:rsid w:val="48920722"/>
    <w:rsid w:val="48963CC1"/>
    <w:rsid w:val="489909A2"/>
    <w:rsid w:val="489BEF91"/>
    <w:rsid w:val="489C0E4C"/>
    <w:rsid w:val="48A30786"/>
    <w:rsid w:val="48A77CD4"/>
    <w:rsid w:val="48A86737"/>
    <w:rsid w:val="48AA2425"/>
    <w:rsid w:val="48AAC312"/>
    <w:rsid w:val="48AB2C14"/>
    <w:rsid w:val="48B0524F"/>
    <w:rsid w:val="48B121F7"/>
    <w:rsid w:val="48B77C70"/>
    <w:rsid w:val="48B7DCB1"/>
    <w:rsid w:val="48BD9715"/>
    <w:rsid w:val="48C2FB7C"/>
    <w:rsid w:val="48C4866D"/>
    <w:rsid w:val="48C74AF3"/>
    <w:rsid w:val="48CAB297"/>
    <w:rsid w:val="48CBACFA"/>
    <w:rsid w:val="48D1251C"/>
    <w:rsid w:val="48D30439"/>
    <w:rsid w:val="48D4ED9D"/>
    <w:rsid w:val="48D4F7CD"/>
    <w:rsid w:val="48D5500D"/>
    <w:rsid w:val="48DB40EB"/>
    <w:rsid w:val="48DBBF9E"/>
    <w:rsid w:val="48DBC5D0"/>
    <w:rsid w:val="48DD0A9C"/>
    <w:rsid w:val="48DFFC8B"/>
    <w:rsid w:val="48ECD22F"/>
    <w:rsid w:val="48ECEFF3"/>
    <w:rsid w:val="48ED9577"/>
    <w:rsid w:val="48F6F1EA"/>
    <w:rsid w:val="48F8C208"/>
    <w:rsid w:val="48FBD4A0"/>
    <w:rsid w:val="48FE8211"/>
    <w:rsid w:val="490369CA"/>
    <w:rsid w:val="4907960F"/>
    <w:rsid w:val="490FFF0F"/>
    <w:rsid w:val="491368F9"/>
    <w:rsid w:val="4914164C"/>
    <w:rsid w:val="49162B96"/>
    <w:rsid w:val="491AAF38"/>
    <w:rsid w:val="491E9F43"/>
    <w:rsid w:val="4927A6EE"/>
    <w:rsid w:val="492D9692"/>
    <w:rsid w:val="4933E3E7"/>
    <w:rsid w:val="4936493D"/>
    <w:rsid w:val="493F559C"/>
    <w:rsid w:val="493FF7E1"/>
    <w:rsid w:val="49450D56"/>
    <w:rsid w:val="494AC5EB"/>
    <w:rsid w:val="494FF1FE"/>
    <w:rsid w:val="4951876F"/>
    <w:rsid w:val="49535213"/>
    <w:rsid w:val="495525A3"/>
    <w:rsid w:val="4959A6AC"/>
    <w:rsid w:val="495A8306"/>
    <w:rsid w:val="495A8363"/>
    <w:rsid w:val="495E5FDA"/>
    <w:rsid w:val="495F3272"/>
    <w:rsid w:val="49603B1B"/>
    <w:rsid w:val="49615E9D"/>
    <w:rsid w:val="4963A8D5"/>
    <w:rsid w:val="4964279B"/>
    <w:rsid w:val="4966D400"/>
    <w:rsid w:val="496C0C42"/>
    <w:rsid w:val="496E2803"/>
    <w:rsid w:val="49705E19"/>
    <w:rsid w:val="497A3340"/>
    <w:rsid w:val="497BDDC6"/>
    <w:rsid w:val="497DBD13"/>
    <w:rsid w:val="497DD2C1"/>
    <w:rsid w:val="4983B780"/>
    <w:rsid w:val="4983C74C"/>
    <w:rsid w:val="498C3673"/>
    <w:rsid w:val="499257FB"/>
    <w:rsid w:val="49967983"/>
    <w:rsid w:val="49981263"/>
    <w:rsid w:val="499B6611"/>
    <w:rsid w:val="499B95BA"/>
    <w:rsid w:val="499E1A49"/>
    <w:rsid w:val="49A05222"/>
    <w:rsid w:val="49AB5E55"/>
    <w:rsid w:val="49AE32BD"/>
    <w:rsid w:val="49BA89E7"/>
    <w:rsid w:val="49BC3E4A"/>
    <w:rsid w:val="49BDF539"/>
    <w:rsid w:val="49C8B66A"/>
    <w:rsid w:val="49CD7884"/>
    <w:rsid w:val="49D366F8"/>
    <w:rsid w:val="49D4B49F"/>
    <w:rsid w:val="49D66E86"/>
    <w:rsid w:val="49D9B6D1"/>
    <w:rsid w:val="49DFE762"/>
    <w:rsid w:val="49E5A7F3"/>
    <w:rsid w:val="49F18379"/>
    <w:rsid w:val="49F19DF8"/>
    <w:rsid w:val="4A00EB6B"/>
    <w:rsid w:val="4A050B6D"/>
    <w:rsid w:val="4A07CC57"/>
    <w:rsid w:val="4A07D02D"/>
    <w:rsid w:val="4A0F2F14"/>
    <w:rsid w:val="4A0FC24F"/>
    <w:rsid w:val="4A11F151"/>
    <w:rsid w:val="4A1510A4"/>
    <w:rsid w:val="4A189153"/>
    <w:rsid w:val="4A207409"/>
    <w:rsid w:val="4A24BFC8"/>
    <w:rsid w:val="4A2C1FF2"/>
    <w:rsid w:val="4A2C430B"/>
    <w:rsid w:val="4A2DEB0D"/>
    <w:rsid w:val="4A33F712"/>
    <w:rsid w:val="4A3951CC"/>
    <w:rsid w:val="4A3BA007"/>
    <w:rsid w:val="4A3BCB42"/>
    <w:rsid w:val="4A3C346E"/>
    <w:rsid w:val="4A3D932B"/>
    <w:rsid w:val="4A3FC343"/>
    <w:rsid w:val="4A40E9EA"/>
    <w:rsid w:val="4A487320"/>
    <w:rsid w:val="4A48A371"/>
    <w:rsid w:val="4A48BE5D"/>
    <w:rsid w:val="4A4DDA88"/>
    <w:rsid w:val="4A50DD31"/>
    <w:rsid w:val="4A56ED1D"/>
    <w:rsid w:val="4A56FA95"/>
    <w:rsid w:val="4A5EF33D"/>
    <w:rsid w:val="4A5F28B2"/>
    <w:rsid w:val="4A5F3392"/>
    <w:rsid w:val="4A601D88"/>
    <w:rsid w:val="4A62AFD6"/>
    <w:rsid w:val="4A66C8DC"/>
    <w:rsid w:val="4A713322"/>
    <w:rsid w:val="4A725451"/>
    <w:rsid w:val="4A756059"/>
    <w:rsid w:val="4A7BB4BB"/>
    <w:rsid w:val="4A7BD571"/>
    <w:rsid w:val="4A800628"/>
    <w:rsid w:val="4A85E644"/>
    <w:rsid w:val="4A866F44"/>
    <w:rsid w:val="4A8796E4"/>
    <w:rsid w:val="4A8B1867"/>
    <w:rsid w:val="4A90113E"/>
    <w:rsid w:val="4A9A3D6D"/>
    <w:rsid w:val="4A9C19F6"/>
    <w:rsid w:val="4A9E6C3E"/>
    <w:rsid w:val="4A9EB389"/>
    <w:rsid w:val="4A9EBD3E"/>
    <w:rsid w:val="4AA1EA55"/>
    <w:rsid w:val="4AAB6081"/>
    <w:rsid w:val="4AAF15F6"/>
    <w:rsid w:val="4ABA7CB8"/>
    <w:rsid w:val="4ABE8E4F"/>
    <w:rsid w:val="4AC10FA6"/>
    <w:rsid w:val="4AC3EFAA"/>
    <w:rsid w:val="4ACD9FAC"/>
    <w:rsid w:val="4ACF75E8"/>
    <w:rsid w:val="4AD10202"/>
    <w:rsid w:val="4ADCE7FF"/>
    <w:rsid w:val="4ADF41B7"/>
    <w:rsid w:val="4AE73583"/>
    <w:rsid w:val="4AE773FF"/>
    <w:rsid w:val="4AEB01D9"/>
    <w:rsid w:val="4AEF45E6"/>
    <w:rsid w:val="4AF8BE46"/>
    <w:rsid w:val="4AFE13A2"/>
    <w:rsid w:val="4AFF3DF2"/>
    <w:rsid w:val="4B018035"/>
    <w:rsid w:val="4B04BAB8"/>
    <w:rsid w:val="4B07E7FA"/>
    <w:rsid w:val="4B09A391"/>
    <w:rsid w:val="4B0B687E"/>
    <w:rsid w:val="4B0DD412"/>
    <w:rsid w:val="4B106550"/>
    <w:rsid w:val="4B10E251"/>
    <w:rsid w:val="4B125D87"/>
    <w:rsid w:val="4B1900B2"/>
    <w:rsid w:val="4B2239A7"/>
    <w:rsid w:val="4B25D509"/>
    <w:rsid w:val="4B27388C"/>
    <w:rsid w:val="4B28ADC2"/>
    <w:rsid w:val="4B28BD2E"/>
    <w:rsid w:val="4B2B1063"/>
    <w:rsid w:val="4B2E8EB3"/>
    <w:rsid w:val="4B2F4C6E"/>
    <w:rsid w:val="4B36168D"/>
    <w:rsid w:val="4B3662DE"/>
    <w:rsid w:val="4B3773EE"/>
    <w:rsid w:val="4B3A777F"/>
    <w:rsid w:val="4B4253E3"/>
    <w:rsid w:val="4B4AEA70"/>
    <w:rsid w:val="4B4F8015"/>
    <w:rsid w:val="4B4FAC89"/>
    <w:rsid w:val="4B60BBFE"/>
    <w:rsid w:val="4B62EAAC"/>
    <w:rsid w:val="4B702916"/>
    <w:rsid w:val="4B71E092"/>
    <w:rsid w:val="4B77C006"/>
    <w:rsid w:val="4B789DCF"/>
    <w:rsid w:val="4B7C649F"/>
    <w:rsid w:val="4B7CFE5E"/>
    <w:rsid w:val="4B831728"/>
    <w:rsid w:val="4B83B3EC"/>
    <w:rsid w:val="4B8691CE"/>
    <w:rsid w:val="4B87A225"/>
    <w:rsid w:val="4B87BE02"/>
    <w:rsid w:val="4B87F5D3"/>
    <w:rsid w:val="4B9D1979"/>
    <w:rsid w:val="4B9F8994"/>
    <w:rsid w:val="4BA67EE1"/>
    <w:rsid w:val="4BAB1CBC"/>
    <w:rsid w:val="4BAC7074"/>
    <w:rsid w:val="4BAF086B"/>
    <w:rsid w:val="4BB16152"/>
    <w:rsid w:val="4BB4D0B8"/>
    <w:rsid w:val="4BBBA014"/>
    <w:rsid w:val="4BC06199"/>
    <w:rsid w:val="4BC22F33"/>
    <w:rsid w:val="4BCC24DC"/>
    <w:rsid w:val="4BCF9444"/>
    <w:rsid w:val="4BD1E25A"/>
    <w:rsid w:val="4BD4AF96"/>
    <w:rsid w:val="4BD649C3"/>
    <w:rsid w:val="4BDA14C4"/>
    <w:rsid w:val="4BE10197"/>
    <w:rsid w:val="4BE26374"/>
    <w:rsid w:val="4BE3045A"/>
    <w:rsid w:val="4BE3A8D3"/>
    <w:rsid w:val="4BE42E45"/>
    <w:rsid w:val="4BEE1F66"/>
    <w:rsid w:val="4BF5BDF6"/>
    <w:rsid w:val="4BF9E7A4"/>
    <w:rsid w:val="4BFA502B"/>
    <w:rsid w:val="4BFEB8F3"/>
    <w:rsid w:val="4C02A026"/>
    <w:rsid w:val="4C080A13"/>
    <w:rsid w:val="4C0915CA"/>
    <w:rsid w:val="4C0A02BE"/>
    <w:rsid w:val="4C181E1F"/>
    <w:rsid w:val="4C1A20C1"/>
    <w:rsid w:val="4C23F5BE"/>
    <w:rsid w:val="4C28E33D"/>
    <w:rsid w:val="4C324953"/>
    <w:rsid w:val="4C396324"/>
    <w:rsid w:val="4C3CB816"/>
    <w:rsid w:val="4C3D4AAB"/>
    <w:rsid w:val="4C3FAD63"/>
    <w:rsid w:val="4C4150BC"/>
    <w:rsid w:val="4C46CB66"/>
    <w:rsid w:val="4C4B6008"/>
    <w:rsid w:val="4C53C171"/>
    <w:rsid w:val="4C580A61"/>
    <w:rsid w:val="4C5B1072"/>
    <w:rsid w:val="4C6725E1"/>
    <w:rsid w:val="4C6FB392"/>
    <w:rsid w:val="4C748096"/>
    <w:rsid w:val="4C754BD3"/>
    <w:rsid w:val="4C758732"/>
    <w:rsid w:val="4C75AE5C"/>
    <w:rsid w:val="4C75E102"/>
    <w:rsid w:val="4C77599E"/>
    <w:rsid w:val="4C77DA8A"/>
    <w:rsid w:val="4C7B7C54"/>
    <w:rsid w:val="4C7C2744"/>
    <w:rsid w:val="4C7C28FB"/>
    <w:rsid w:val="4C7D55BB"/>
    <w:rsid w:val="4C7EE1AE"/>
    <w:rsid w:val="4C84AF6A"/>
    <w:rsid w:val="4C889FF3"/>
    <w:rsid w:val="4C898292"/>
    <w:rsid w:val="4C92131B"/>
    <w:rsid w:val="4C929C18"/>
    <w:rsid w:val="4C978EEB"/>
    <w:rsid w:val="4C97AB79"/>
    <w:rsid w:val="4CA30768"/>
    <w:rsid w:val="4CABF0B2"/>
    <w:rsid w:val="4CB5D9DF"/>
    <w:rsid w:val="4CB64EED"/>
    <w:rsid w:val="4CBA8D1E"/>
    <w:rsid w:val="4CC1F22E"/>
    <w:rsid w:val="4CC54486"/>
    <w:rsid w:val="4CC63A7E"/>
    <w:rsid w:val="4CCB3552"/>
    <w:rsid w:val="4CD5829A"/>
    <w:rsid w:val="4CD5C467"/>
    <w:rsid w:val="4CD69440"/>
    <w:rsid w:val="4CDB71F6"/>
    <w:rsid w:val="4CE110A2"/>
    <w:rsid w:val="4CECFB14"/>
    <w:rsid w:val="4CEE660C"/>
    <w:rsid w:val="4CEFB533"/>
    <w:rsid w:val="4CF608D4"/>
    <w:rsid w:val="4CF8A8CE"/>
    <w:rsid w:val="4CF9EF85"/>
    <w:rsid w:val="4CFD215C"/>
    <w:rsid w:val="4D09776A"/>
    <w:rsid w:val="4D0E31D1"/>
    <w:rsid w:val="4D0F906A"/>
    <w:rsid w:val="4D121426"/>
    <w:rsid w:val="4D18FCB1"/>
    <w:rsid w:val="4D2121F8"/>
    <w:rsid w:val="4D264116"/>
    <w:rsid w:val="4D2696F0"/>
    <w:rsid w:val="4D26A73E"/>
    <w:rsid w:val="4D2B08F6"/>
    <w:rsid w:val="4D2D6CEB"/>
    <w:rsid w:val="4D2D7A9D"/>
    <w:rsid w:val="4D2EAD5C"/>
    <w:rsid w:val="4D32778C"/>
    <w:rsid w:val="4D3277E6"/>
    <w:rsid w:val="4D358D5F"/>
    <w:rsid w:val="4D3B4F25"/>
    <w:rsid w:val="4D3E1FED"/>
    <w:rsid w:val="4D407424"/>
    <w:rsid w:val="4D4099CE"/>
    <w:rsid w:val="4D425674"/>
    <w:rsid w:val="4D43C87D"/>
    <w:rsid w:val="4D4461E7"/>
    <w:rsid w:val="4D44D565"/>
    <w:rsid w:val="4D46C54E"/>
    <w:rsid w:val="4D49069B"/>
    <w:rsid w:val="4D50C164"/>
    <w:rsid w:val="4D51AE78"/>
    <w:rsid w:val="4D56DE9D"/>
    <w:rsid w:val="4D570FEB"/>
    <w:rsid w:val="4D5D72DA"/>
    <w:rsid w:val="4D5D7825"/>
    <w:rsid w:val="4D5EC40A"/>
    <w:rsid w:val="4D5F3199"/>
    <w:rsid w:val="4D604C02"/>
    <w:rsid w:val="4D694CCB"/>
    <w:rsid w:val="4D725563"/>
    <w:rsid w:val="4D734AA7"/>
    <w:rsid w:val="4D739C6D"/>
    <w:rsid w:val="4D798C92"/>
    <w:rsid w:val="4D7AA325"/>
    <w:rsid w:val="4D7AE8B2"/>
    <w:rsid w:val="4D7F3B00"/>
    <w:rsid w:val="4D808D0D"/>
    <w:rsid w:val="4D80B3A1"/>
    <w:rsid w:val="4D83AD9B"/>
    <w:rsid w:val="4D856A6B"/>
    <w:rsid w:val="4D87EA3C"/>
    <w:rsid w:val="4D947046"/>
    <w:rsid w:val="4D96283E"/>
    <w:rsid w:val="4D9757D6"/>
    <w:rsid w:val="4D99C349"/>
    <w:rsid w:val="4D9A4889"/>
    <w:rsid w:val="4D9A51FE"/>
    <w:rsid w:val="4D9B39B2"/>
    <w:rsid w:val="4D9EF65F"/>
    <w:rsid w:val="4DA2B0D7"/>
    <w:rsid w:val="4DA4CFD2"/>
    <w:rsid w:val="4DA6D61F"/>
    <w:rsid w:val="4DA76A2B"/>
    <w:rsid w:val="4DAA982C"/>
    <w:rsid w:val="4DAC9C12"/>
    <w:rsid w:val="4DB1BD2E"/>
    <w:rsid w:val="4DB3D1B4"/>
    <w:rsid w:val="4DB639BC"/>
    <w:rsid w:val="4DB81B64"/>
    <w:rsid w:val="4DB9159D"/>
    <w:rsid w:val="4DB9FC05"/>
    <w:rsid w:val="4DBAC94D"/>
    <w:rsid w:val="4DBAD6C4"/>
    <w:rsid w:val="4DBC3589"/>
    <w:rsid w:val="4DC16B4E"/>
    <w:rsid w:val="4DC4F5DE"/>
    <w:rsid w:val="4DD02059"/>
    <w:rsid w:val="4DD89A17"/>
    <w:rsid w:val="4DDB8245"/>
    <w:rsid w:val="4DE20D1B"/>
    <w:rsid w:val="4DE391D3"/>
    <w:rsid w:val="4DEC77DF"/>
    <w:rsid w:val="4DECBC60"/>
    <w:rsid w:val="4DEFA28C"/>
    <w:rsid w:val="4DF665A3"/>
    <w:rsid w:val="4DF9E787"/>
    <w:rsid w:val="4DF9F078"/>
    <w:rsid w:val="4DFF49C9"/>
    <w:rsid w:val="4DFF8D01"/>
    <w:rsid w:val="4E00496B"/>
    <w:rsid w:val="4E063C5D"/>
    <w:rsid w:val="4E0A9C48"/>
    <w:rsid w:val="4E0C2130"/>
    <w:rsid w:val="4E0E5C4B"/>
    <w:rsid w:val="4E0FB1E4"/>
    <w:rsid w:val="4E1537C0"/>
    <w:rsid w:val="4E19D1C3"/>
    <w:rsid w:val="4E237FC7"/>
    <w:rsid w:val="4E295334"/>
    <w:rsid w:val="4E2E4677"/>
    <w:rsid w:val="4E31AF63"/>
    <w:rsid w:val="4E33F148"/>
    <w:rsid w:val="4E341D70"/>
    <w:rsid w:val="4E36B460"/>
    <w:rsid w:val="4E36EE9B"/>
    <w:rsid w:val="4E3CE2D1"/>
    <w:rsid w:val="4E41907A"/>
    <w:rsid w:val="4E41F4C0"/>
    <w:rsid w:val="4E421B1E"/>
    <w:rsid w:val="4E4641BC"/>
    <w:rsid w:val="4E4FDD9D"/>
    <w:rsid w:val="4E54F5FC"/>
    <w:rsid w:val="4E59B356"/>
    <w:rsid w:val="4E5B79C5"/>
    <w:rsid w:val="4E66D481"/>
    <w:rsid w:val="4E6B5803"/>
    <w:rsid w:val="4E767342"/>
    <w:rsid w:val="4E7A3686"/>
    <w:rsid w:val="4E7DBF3F"/>
    <w:rsid w:val="4E7E09DF"/>
    <w:rsid w:val="4E84EFDD"/>
    <w:rsid w:val="4E895ECF"/>
    <w:rsid w:val="4E96EDE0"/>
    <w:rsid w:val="4E9CC2D8"/>
    <w:rsid w:val="4EA08C0A"/>
    <w:rsid w:val="4EA541C9"/>
    <w:rsid w:val="4EA8772A"/>
    <w:rsid w:val="4EB41330"/>
    <w:rsid w:val="4EB91DE8"/>
    <w:rsid w:val="4EBB33B6"/>
    <w:rsid w:val="4EBBB1AC"/>
    <w:rsid w:val="4EC10D8E"/>
    <w:rsid w:val="4EC69DB9"/>
    <w:rsid w:val="4EC97DDE"/>
    <w:rsid w:val="4ECE21A1"/>
    <w:rsid w:val="4ED311A7"/>
    <w:rsid w:val="4EDCC048"/>
    <w:rsid w:val="4EDCC229"/>
    <w:rsid w:val="4EE3E2A2"/>
    <w:rsid w:val="4EEABBDE"/>
    <w:rsid w:val="4EEC850D"/>
    <w:rsid w:val="4EECB4D3"/>
    <w:rsid w:val="4EEEB98C"/>
    <w:rsid w:val="4EF14CCE"/>
    <w:rsid w:val="4EF3E7D0"/>
    <w:rsid w:val="4EF4D3E4"/>
    <w:rsid w:val="4EF54C8E"/>
    <w:rsid w:val="4EF55D6C"/>
    <w:rsid w:val="4EF9B315"/>
    <w:rsid w:val="4EF9E0E0"/>
    <w:rsid w:val="4EFB7415"/>
    <w:rsid w:val="4EFCD3FD"/>
    <w:rsid w:val="4EFD292F"/>
    <w:rsid w:val="4F00FC53"/>
    <w:rsid w:val="4F0446DF"/>
    <w:rsid w:val="4F072996"/>
    <w:rsid w:val="4F096FC4"/>
    <w:rsid w:val="4F0A621E"/>
    <w:rsid w:val="4F12898F"/>
    <w:rsid w:val="4F12EC09"/>
    <w:rsid w:val="4F153D9C"/>
    <w:rsid w:val="4F155537"/>
    <w:rsid w:val="4F19249D"/>
    <w:rsid w:val="4F1F0297"/>
    <w:rsid w:val="4F210CCC"/>
    <w:rsid w:val="4F2BAFF1"/>
    <w:rsid w:val="4F30EA1B"/>
    <w:rsid w:val="4F32FA76"/>
    <w:rsid w:val="4F35CA81"/>
    <w:rsid w:val="4F415A94"/>
    <w:rsid w:val="4F433C19"/>
    <w:rsid w:val="4F43AA10"/>
    <w:rsid w:val="4F4A9B86"/>
    <w:rsid w:val="4F4AB28A"/>
    <w:rsid w:val="4F4C0AA6"/>
    <w:rsid w:val="4F508095"/>
    <w:rsid w:val="4F50BA85"/>
    <w:rsid w:val="4F515BDC"/>
    <w:rsid w:val="4F5546BD"/>
    <w:rsid w:val="4F5A2F8C"/>
    <w:rsid w:val="4F634447"/>
    <w:rsid w:val="4F66C901"/>
    <w:rsid w:val="4F6A0239"/>
    <w:rsid w:val="4F6ECBD4"/>
    <w:rsid w:val="4F730C51"/>
    <w:rsid w:val="4F783A0D"/>
    <w:rsid w:val="4F7BA54B"/>
    <w:rsid w:val="4F7BEA0D"/>
    <w:rsid w:val="4F7D59E4"/>
    <w:rsid w:val="4F81FD6B"/>
    <w:rsid w:val="4F831F8E"/>
    <w:rsid w:val="4F8449C4"/>
    <w:rsid w:val="4F854482"/>
    <w:rsid w:val="4F860DEA"/>
    <w:rsid w:val="4F86528D"/>
    <w:rsid w:val="4F8B8667"/>
    <w:rsid w:val="4F8E5A04"/>
    <w:rsid w:val="4F9A078A"/>
    <w:rsid w:val="4FA07980"/>
    <w:rsid w:val="4FA1D5D1"/>
    <w:rsid w:val="4FA1F70F"/>
    <w:rsid w:val="4FA49F02"/>
    <w:rsid w:val="4FA7D72D"/>
    <w:rsid w:val="4FACD62C"/>
    <w:rsid w:val="4FADE34C"/>
    <w:rsid w:val="4FAF9E54"/>
    <w:rsid w:val="4FB07EF9"/>
    <w:rsid w:val="4FB2A412"/>
    <w:rsid w:val="4FB368F2"/>
    <w:rsid w:val="4FB38AEE"/>
    <w:rsid w:val="4FC5FE50"/>
    <w:rsid w:val="4FCA55E4"/>
    <w:rsid w:val="4FD3907F"/>
    <w:rsid w:val="4FD706B3"/>
    <w:rsid w:val="4FD98ACC"/>
    <w:rsid w:val="4FDD51AC"/>
    <w:rsid w:val="4FDDC276"/>
    <w:rsid w:val="4FE572C6"/>
    <w:rsid w:val="4FEB1904"/>
    <w:rsid w:val="4FED03EB"/>
    <w:rsid w:val="4FF1BA1B"/>
    <w:rsid w:val="4FF4E424"/>
    <w:rsid w:val="4FF5DE89"/>
    <w:rsid w:val="4FF6CD9F"/>
    <w:rsid w:val="4FF8A409"/>
    <w:rsid w:val="4FFCCBC4"/>
    <w:rsid w:val="4FFF9A58"/>
    <w:rsid w:val="5000C997"/>
    <w:rsid w:val="5004B445"/>
    <w:rsid w:val="50063FCA"/>
    <w:rsid w:val="501029DD"/>
    <w:rsid w:val="5019B30D"/>
    <w:rsid w:val="50240ECE"/>
    <w:rsid w:val="5024F04C"/>
    <w:rsid w:val="502521E4"/>
    <w:rsid w:val="502D47C5"/>
    <w:rsid w:val="5030DBB7"/>
    <w:rsid w:val="50332724"/>
    <w:rsid w:val="503380C1"/>
    <w:rsid w:val="503C9C40"/>
    <w:rsid w:val="503D1CE8"/>
    <w:rsid w:val="503D9467"/>
    <w:rsid w:val="503F8C86"/>
    <w:rsid w:val="5044FC96"/>
    <w:rsid w:val="50455A41"/>
    <w:rsid w:val="504C6C7D"/>
    <w:rsid w:val="504DDBA2"/>
    <w:rsid w:val="505007C3"/>
    <w:rsid w:val="50516D39"/>
    <w:rsid w:val="50533185"/>
    <w:rsid w:val="505339AA"/>
    <w:rsid w:val="50541720"/>
    <w:rsid w:val="5056D1A6"/>
    <w:rsid w:val="50587EDE"/>
    <w:rsid w:val="505B4B6A"/>
    <w:rsid w:val="5063E5D4"/>
    <w:rsid w:val="5069850E"/>
    <w:rsid w:val="50721745"/>
    <w:rsid w:val="507382C5"/>
    <w:rsid w:val="50762DCA"/>
    <w:rsid w:val="5076ECAB"/>
    <w:rsid w:val="50777DD5"/>
    <w:rsid w:val="507A25E5"/>
    <w:rsid w:val="507B0E19"/>
    <w:rsid w:val="507C1E81"/>
    <w:rsid w:val="50809C60"/>
    <w:rsid w:val="5081201A"/>
    <w:rsid w:val="50892AE3"/>
    <w:rsid w:val="50898114"/>
    <w:rsid w:val="50927039"/>
    <w:rsid w:val="50956B83"/>
    <w:rsid w:val="50983FD9"/>
    <w:rsid w:val="509EEB28"/>
    <w:rsid w:val="50A97475"/>
    <w:rsid w:val="50AC0305"/>
    <w:rsid w:val="50AD3AF6"/>
    <w:rsid w:val="50ADDF73"/>
    <w:rsid w:val="50AE9ECE"/>
    <w:rsid w:val="50AF857F"/>
    <w:rsid w:val="50B60913"/>
    <w:rsid w:val="50BFE125"/>
    <w:rsid w:val="50C33314"/>
    <w:rsid w:val="50C67814"/>
    <w:rsid w:val="50C9D819"/>
    <w:rsid w:val="50CCC8FF"/>
    <w:rsid w:val="50D158B0"/>
    <w:rsid w:val="50D160FF"/>
    <w:rsid w:val="50D1CD61"/>
    <w:rsid w:val="50D54286"/>
    <w:rsid w:val="50D60C58"/>
    <w:rsid w:val="50D71C09"/>
    <w:rsid w:val="50D75046"/>
    <w:rsid w:val="50DA697F"/>
    <w:rsid w:val="50E4E24E"/>
    <w:rsid w:val="50EF393C"/>
    <w:rsid w:val="50EFE8BC"/>
    <w:rsid w:val="50F8EC37"/>
    <w:rsid w:val="5103DD8E"/>
    <w:rsid w:val="510A7C5E"/>
    <w:rsid w:val="510EA3D6"/>
    <w:rsid w:val="5116DD5C"/>
    <w:rsid w:val="5117E873"/>
    <w:rsid w:val="511B4B7B"/>
    <w:rsid w:val="511D5523"/>
    <w:rsid w:val="5121526A"/>
    <w:rsid w:val="512948D1"/>
    <w:rsid w:val="512E7C78"/>
    <w:rsid w:val="5139851E"/>
    <w:rsid w:val="5139FD48"/>
    <w:rsid w:val="513A840E"/>
    <w:rsid w:val="514125F2"/>
    <w:rsid w:val="5142E0BA"/>
    <w:rsid w:val="5144AC0B"/>
    <w:rsid w:val="51450736"/>
    <w:rsid w:val="51460ECD"/>
    <w:rsid w:val="51468F58"/>
    <w:rsid w:val="5146CC1C"/>
    <w:rsid w:val="515225F7"/>
    <w:rsid w:val="5153E00D"/>
    <w:rsid w:val="51548090"/>
    <w:rsid w:val="51584FB5"/>
    <w:rsid w:val="51591C1D"/>
    <w:rsid w:val="5159CEDB"/>
    <w:rsid w:val="515A0844"/>
    <w:rsid w:val="515DCE84"/>
    <w:rsid w:val="5163C935"/>
    <w:rsid w:val="5166DA63"/>
    <w:rsid w:val="516A7746"/>
    <w:rsid w:val="51707742"/>
    <w:rsid w:val="5173F370"/>
    <w:rsid w:val="5176BA24"/>
    <w:rsid w:val="51788EC6"/>
    <w:rsid w:val="5179AA87"/>
    <w:rsid w:val="517CACDA"/>
    <w:rsid w:val="517CC452"/>
    <w:rsid w:val="517D120D"/>
    <w:rsid w:val="517F4C37"/>
    <w:rsid w:val="517FC6C8"/>
    <w:rsid w:val="51867F72"/>
    <w:rsid w:val="51868E0B"/>
    <w:rsid w:val="51899C4A"/>
    <w:rsid w:val="518BA28D"/>
    <w:rsid w:val="518D89DE"/>
    <w:rsid w:val="5193C095"/>
    <w:rsid w:val="51952F89"/>
    <w:rsid w:val="51972E32"/>
    <w:rsid w:val="519C68D1"/>
    <w:rsid w:val="51A43C75"/>
    <w:rsid w:val="51A54ACD"/>
    <w:rsid w:val="51A74FCE"/>
    <w:rsid w:val="51A98300"/>
    <w:rsid w:val="51A9C824"/>
    <w:rsid w:val="51AA3C1A"/>
    <w:rsid w:val="51AE8AFA"/>
    <w:rsid w:val="51B09EEF"/>
    <w:rsid w:val="51BA96F9"/>
    <w:rsid w:val="51BC697E"/>
    <w:rsid w:val="51BD2CEA"/>
    <w:rsid w:val="51C41778"/>
    <w:rsid w:val="51C598BF"/>
    <w:rsid w:val="51C8522C"/>
    <w:rsid w:val="51CB05E6"/>
    <w:rsid w:val="51CF8CE6"/>
    <w:rsid w:val="51D23E51"/>
    <w:rsid w:val="51D30B2B"/>
    <w:rsid w:val="51DEAAAD"/>
    <w:rsid w:val="51E4C3C1"/>
    <w:rsid w:val="51E4D4D2"/>
    <w:rsid w:val="51ED6D65"/>
    <w:rsid w:val="51F20958"/>
    <w:rsid w:val="51F42D9D"/>
    <w:rsid w:val="51F5A5F0"/>
    <w:rsid w:val="51FF429B"/>
    <w:rsid w:val="520097CA"/>
    <w:rsid w:val="520697BD"/>
    <w:rsid w:val="5206C0D2"/>
    <w:rsid w:val="52184C2C"/>
    <w:rsid w:val="5221AA3F"/>
    <w:rsid w:val="52226B12"/>
    <w:rsid w:val="5223D0B5"/>
    <w:rsid w:val="522C2B4C"/>
    <w:rsid w:val="52329501"/>
    <w:rsid w:val="5234EE8F"/>
    <w:rsid w:val="52383423"/>
    <w:rsid w:val="523955D5"/>
    <w:rsid w:val="52398615"/>
    <w:rsid w:val="524295BF"/>
    <w:rsid w:val="5243B2CF"/>
    <w:rsid w:val="524974C1"/>
    <w:rsid w:val="5249775B"/>
    <w:rsid w:val="5249EF42"/>
    <w:rsid w:val="52511DB0"/>
    <w:rsid w:val="52522317"/>
    <w:rsid w:val="5252D74E"/>
    <w:rsid w:val="5256C508"/>
    <w:rsid w:val="5256F1CE"/>
    <w:rsid w:val="525DCAE0"/>
    <w:rsid w:val="525FEFB4"/>
    <w:rsid w:val="52616C5C"/>
    <w:rsid w:val="52662778"/>
    <w:rsid w:val="5267ED89"/>
    <w:rsid w:val="526AE5AF"/>
    <w:rsid w:val="526BAE65"/>
    <w:rsid w:val="526E3FBB"/>
    <w:rsid w:val="526E56E0"/>
    <w:rsid w:val="5270CB24"/>
    <w:rsid w:val="52719F60"/>
    <w:rsid w:val="52721BED"/>
    <w:rsid w:val="52769162"/>
    <w:rsid w:val="527A3E0A"/>
    <w:rsid w:val="527DEDE3"/>
    <w:rsid w:val="52813F44"/>
    <w:rsid w:val="5282F4C6"/>
    <w:rsid w:val="5285707B"/>
    <w:rsid w:val="52874FF0"/>
    <w:rsid w:val="5288630E"/>
    <w:rsid w:val="5289A892"/>
    <w:rsid w:val="528FD3AD"/>
    <w:rsid w:val="5290E014"/>
    <w:rsid w:val="529532E3"/>
    <w:rsid w:val="529F4BA3"/>
    <w:rsid w:val="52A0F17D"/>
    <w:rsid w:val="52A7653E"/>
    <w:rsid w:val="52A83168"/>
    <w:rsid w:val="52B632F0"/>
    <w:rsid w:val="52BCF392"/>
    <w:rsid w:val="52BE3648"/>
    <w:rsid w:val="52C2996B"/>
    <w:rsid w:val="52C3A2E1"/>
    <w:rsid w:val="52CE3900"/>
    <w:rsid w:val="52DCC52B"/>
    <w:rsid w:val="52DFBAAF"/>
    <w:rsid w:val="52E02B0C"/>
    <w:rsid w:val="52E43BCF"/>
    <w:rsid w:val="52E45763"/>
    <w:rsid w:val="52E55C78"/>
    <w:rsid w:val="52EA62EC"/>
    <w:rsid w:val="52F023AF"/>
    <w:rsid w:val="52F2F839"/>
    <w:rsid w:val="52F31481"/>
    <w:rsid w:val="52F7948E"/>
    <w:rsid w:val="52FEA7A1"/>
    <w:rsid w:val="53011AE6"/>
    <w:rsid w:val="53013D63"/>
    <w:rsid w:val="530A903B"/>
    <w:rsid w:val="530B5054"/>
    <w:rsid w:val="5313177B"/>
    <w:rsid w:val="5314E914"/>
    <w:rsid w:val="5315B042"/>
    <w:rsid w:val="5317D725"/>
    <w:rsid w:val="531A0F3F"/>
    <w:rsid w:val="531C7C09"/>
    <w:rsid w:val="5320160D"/>
    <w:rsid w:val="53203474"/>
    <w:rsid w:val="53207AED"/>
    <w:rsid w:val="5321CA6C"/>
    <w:rsid w:val="5329B985"/>
    <w:rsid w:val="532CF986"/>
    <w:rsid w:val="532EEF7A"/>
    <w:rsid w:val="53381FC3"/>
    <w:rsid w:val="53482285"/>
    <w:rsid w:val="5348AFAD"/>
    <w:rsid w:val="534C1296"/>
    <w:rsid w:val="534E9642"/>
    <w:rsid w:val="534FB4DB"/>
    <w:rsid w:val="534FBC23"/>
    <w:rsid w:val="535010F5"/>
    <w:rsid w:val="53508DEF"/>
    <w:rsid w:val="5353CAD0"/>
    <w:rsid w:val="5356439C"/>
    <w:rsid w:val="535C63D7"/>
    <w:rsid w:val="535E6524"/>
    <w:rsid w:val="53608B78"/>
    <w:rsid w:val="536452D6"/>
    <w:rsid w:val="536873D6"/>
    <w:rsid w:val="536921AB"/>
    <w:rsid w:val="536B876A"/>
    <w:rsid w:val="536BB848"/>
    <w:rsid w:val="53715C72"/>
    <w:rsid w:val="537A4475"/>
    <w:rsid w:val="537A62B3"/>
    <w:rsid w:val="537B56B8"/>
    <w:rsid w:val="53817EBD"/>
    <w:rsid w:val="53858C19"/>
    <w:rsid w:val="539400E8"/>
    <w:rsid w:val="539AD479"/>
    <w:rsid w:val="539C97C5"/>
    <w:rsid w:val="539CC647"/>
    <w:rsid w:val="539D039C"/>
    <w:rsid w:val="539EDC6B"/>
    <w:rsid w:val="539F0810"/>
    <w:rsid w:val="53A2070F"/>
    <w:rsid w:val="53A34273"/>
    <w:rsid w:val="53A35DDC"/>
    <w:rsid w:val="53AC37FB"/>
    <w:rsid w:val="53ADFC34"/>
    <w:rsid w:val="53AEB8AB"/>
    <w:rsid w:val="53AED967"/>
    <w:rsid w:val="53B23085"/>
    <w:rsid w:val="53B354F3"/>
    <w:rsid w:val="53B74FC5"/>
    <w:rsid w:val="53B7B32C"/>
    <w:rsid w:val="53C24B76"/>
    <w:rsid w:val="53C28234"/>
    <w:rsid w:val="53C30E13"/>
    <w:rsid w:val="53C58A25"/>
    <w:rsid w:val="53C71FEE"/>
    <w:rsid w:val="53C7E1B5"/>
    <w:rsid w:val="53CE25AE"/>
    <w:rsid w:val="53D008E1"/>
    <w:rsid w:val="53D55A2C"/>
    <w:rsid w:val="53DB6321"/>
    <w:rsid w:val="53DC3BCA"/>
    <w:rsid w:val="53DCB454"/>
    <w:rsid w:val="53DD0156"/>
    <w:rsid w:val="53DDBAEA"/>
    <w:rsid w:val="53E19DA2"/>
    <w:rsid w:val="53E2E944"/>
    <w:rsid w:val="53E63D72"/>
    <w:rsid w:val="53E9312F"/>
    <w:rsid w:val="53E982A1"/>
    <w:rsid w:val="53E9F7EF"/>
    <w:rsid w:val="53F00262"/>
    <w:rsid w:val="53F50699"/>
    <w:rsid w:val="53FA56EF"/>
    <w:rsid w:val="5401D70E"/>
    <w:rsid w:val="54054D7A"/>
    <w:rsid w:val="54056C2B"/>
    <w:rsid w:val="5405C235"/>
    <w:rsid w:val="5407537C"/>
    <w:rsid w:val="54101934"/>
    <w:rsid w:val="541362CF"/>
    <w:rsid w:val="54175E80"/>
    <w:rsid w:val="54199C0A"/>
    <w:rsid w:val="541B50B0"/>
    <w:rsid w:val="54235C03"/>
    <w:rsid w:val="5424A373"/>
    <w:rsid w:val="542711B8"/>
    <w:rsid w:val="542A6CE1"/>
    <w:rsid w:val="542CBC51"/>
    <w:rsid w:val="542E57AE"/>
    <w:rsid w:val="542E74B6"/>
    <w:rsid w:val="54300895"/>
    <w:rsid w:val="5439A501"/>
    <w:rsid w:val="543CA45F"/>
    <w:rsid w:val="543E8EA0"/>
    <w:rsid w:val="543F1145"/>
    <w:rsid w:val="54417E81"/>
    <w:rsid w:val="5445DFE6"/>
    <w:rsid w:val="544670C2"/>
    <w:rsid w:val="544A5FD5"/>
    <w:rsid w:val="544EE88C"/>
    <w:rsid w:val="544EF329"/>
    <w:rsid w:val="544EF629"/>
    <w:rsid w:val="5453D167"/>
    <w:rsid w:val="5456F0F5"/>
    <w:rsid w:val="545A56C1"/>
    <w:rsid w:val="545AFFFB"/>
    <w:rsid w:val="545C0AD1"/>
    <w:rsid w:val="545CCD97"/>
    <w:rsid w:val="546490CB"/>
    <w:rsid w:val="5469934B"/>
    <w:rsid w:val="54705988"/>
    <w:rsid w:val="5478E4A4"/>
    <w:rsid w:val="547C670F"/>
    <w:rsid w:val="547F9DFB"/>
    <w:rsid w:val="548391B9"/>
    <w:rsid w:val="5488ED73"/>
    <w:rsid w:val="548CA402"/>
    <w:rsid w:val="549635E5"/>
    <w:rsid w:val="5496DDD9"/>
    <w:rsid w:val="549BC004"/>
    <w:rsid w:val="549DD745"/>
    <w:rsid w:val="54A08A7E"/>
    <w:rsid w:val="54A109E1"/>
    <w:rsid w:val="54A2BE49"/>
    <w:rsid w:val="54A835A3"/>
    <w:rsid w:val="54A95690"/>
    <w:rsid w:val="54AC08F3"/>
    <w:rsid w:val="54B319EF"/>
    <w:rsid w:val="54B753AA"/>
    <w:rsid w:val="54B86877"/>
    <w:rsid w:val="54BDF22A"/>
    <w:rsid w:val="54BFA589"/>
    <w:rsid w:val="54C11BB9"/>
    <w:rsid w:val="54C1E4DB"/>
    <w:rsid w:val="54C4FC95"/>
    <w:rsid w:val="54C57A54"/>
    <w:rsid w:val="54C83466"/>
    <w:rsid w:val="54D077AF"/>
    <w:rsid w:val="54D67D10"/>
    <w:rsid w:val="54D75637"/>
    <w:rsid w:val="54D7D455"/>
    <w:rsid w:val="54D85486"/>
    <w:rsid w:val="54E159E9"/>
    <w:rsid w:val="54F299B1"/>
    <w:rsid w:val="54F46F64"/>
    <w:rsid w:val="54FB1A2C"/>
    <w:rsid w:val="54FBA193"/>
    <w:rsid w:val="55155536"/>
    <w:rsid w:val="55156993"/>
    <w:rsid w:val="5517470C"/>
    <w:rsid w:val="551B5F11"/>
    <w:rsid w:val="5524EC64"/>
    <w:rsid w:val="552EA002"/>
    <w:rsid w:val="552F8448"/>
    <w:rsid w:val="55322865"/>
    <w:rsid w:val="5538888F"/>
    <w:rsid w:val="553D74C0"/>
    <w:rsid w:val="554093AB"/>
    <w:rsid w:val="554426AE"/>
    <w:rsid w:val="554ABBE9"/>
    <w:rsid w:val="554B4789"/>
    <w:rsid w:val="554C1D08"/>
    <w:rsid w:val="554DB857"/>
    <w:rsid w:val="555167CD"/>
    <w:rsid w:val="55568F8F"/>
    <w:rsid w:val="5556DD25"/>
    <w:rsid w:val="55573FE7"/>
    <w:rsid w:val="555A3F6C"/>
    <w:rsid w:val="555A401B"/>
    <w:rsid w:val="555B8D20"/>
    <w:rsid w:val="555CD5FA"/>
    <w:rsid w:val="5560F02D"/>
    <w:rsid w:val="5563E8F6"/>
    <w:rsid w:val="556507CB"/>
    <w:rsid w:val="556673BB"/>
    <w:rsid w:val="5572D932"/>
    <w:rsid w:val="55740AE2"/>
    <w:rsid w:val="557424E7"/>
    <w:rsid w:val="55775404"/>
    <w:rsid w:val="5579F3A5"/>
    <w:rsid w:val="557EDF3F"/>
    <w:rsid w:val="55804B0A"/>
    <w:rsid w:val="55851DCF"/>
    <w:rsid w:val="558950BD"/>
    <w:rsid w:val="558B8D72"/>
    <w:rsid w:val="558BC349"/>
    <w:rsid w:val="5590405F"/>
    <w:rsid w:val="55912F5E"/>
    <w:rsid w:val="5592A1F7"/>
    <w:rsid w:val="559545D1"/>
    <w:rsid w:val="559EEE41"/>
    <w:rsid w:val="55A652D3"/>
    <w:rsid w:val="55B7992A"/>
    <w:rsid w:val="55B9D2BC"/>
    <w:rsid w:val="55BA1FBA"/>
    <w:rsid w:val="55BD948B"/>
    <w:rsid w:val="55BF4043"/>
    <w:rsid w:val="55C1CE1B"/>
    <w:rsid w:val="55C5B1EF"/>
    <w:rsid w:val="55C835AB"/>
    <w:rsid w:val="55C8792F"/>
    <w:rsid w:val="55CB8FC1"/>
    <w:rsid w:val="55CC71C9"/>
    <w:rsid w:val="55D40A08"/>
    <w:rsid w:val="55D6DEF0"/>
    <w:rsid w:val="55D9EF2A"/>
    <w:rsid w:val="55DB0DF2"/>
    <w:rsid w:val="55EB38C0"/>
    <w:rsid w:val="55F54BE7"/>
    <w:rsid w:val="55F739DA"/>
    <w:rsid w:val="5600D67E"/>
    <w:rsid w:val="560830E2"/>
    <w:rsid w:val="56086A07"/>
    <w:rsid w:val="56087A45"/>
    <w:rsid w:val="560E8A35"/>
    <w:rsid w:val="560ED109"/>
    <w:rsid w:val="56163A4E"/>
    <w:rsid w:val="5619CF5E"/>
    <w:rsid w:val="561EB393"/>
    <w:rsid w:val="56216F10"/>
    <w:rsid w:val="56222E11"/>
    <w:rsid w:val="5622F76C"/>
    <w:rsid w:val="5627FADA"/>
    <w:rsid w:val="562830DE"/>
    <w:rsid w:val="562C174F"/>
    <w:rsid w:val="5631755F"/>
    <w:rsid w:val="5632B856"/>
    <w:rsid w:val="5632CF92"/>
    <w:rsid w:val="563888D9"/>
    <w:rsid w:val="563BE5DB"/>
    <w:rsid w:val="563FB020"/>
    <w:rsid w:val="5641BD6B"/>
    <w:rsid w:val="56423BEF"/>
    <w:rsid w:val="56445BA0"/>
    <w:rsid w:val="56450E49"/>
    <w:rsid w:val="56457B08"/>
    <w:rsid w:val="564684DD"/>
    <w:rsid w:val="564E12CA"/>
    <w:rsid w:val="564E1594"/>
    <w:rsid w:val="565039C1"/>
    <w:rsid w:val="56539E77"/>
    <w:rsid w:val="56547CA5"/>
    <w:rsid w:val="565EE3AC"/>
    <w:rsid w:val="565F900B"/>
    <w:rsid w:val="5665FD04"/>
    <w:rsid w:val="567309C9"/>
    <w:rsid w:val="5675D632"/>
    <w:rsid w:val="5678B917"/>
    <w:rsid w:val="567DA026"/>
    <w:rsid w:val="567E87E3"/>
    <w:rsid w:val="567FAA14"/>
    <w:rsid w:val="5683BE54"/>
    <w:rsid w:val="5685DFC5"/>
    <w:rsid w:val="568B566D"/>
    <w:rsid w:val="568C8AA0"/>
    <w:rsid w:val="568EE496"/>
    <w:rsid w:val="5690723B"/>
    <w:rsid w:val="569193A6"/>
    <w:rsid w:val="5694ACE3"/>
    <w:rsid w:val="569A924A"/>
    <w:rsid w:val="569ADF12"/>
    <w:rsid w:val="56A197ED"/>
    <w:rsid w:val="56A1EA50"/>
    <w:rsid w:val="56A23EC2"/>
    <w:rsid w:val="56A63B01"/>
    <w:rsid w:val="56A659CA"/>
    <w:rsid w:val="56A8A4E6"/>
    <w:rsid w:val="56AB362E"/>
    <w:rsid w:val="56AFFEE6"/>
    <w:rsid w:val="56B1B75E"/>
    <w:rsid w:val="56B8B89E"/>
    <w:rsid w:val="56BA0590"/>
    <w:rsid w:val="56BC88B3"/>
    <w:rsid w:val="56BF787E"/>
    <w:rsid w:val="56BFB22D"/>
    <w:rsid w:val="56C1BE08"/>
    <w:rsid w:val="56C80129"/>
    <w:rsid w:val="56DD08F3"/>
    <w:rsid w:val="56DDEDBF"/>
    <w:rsid w:val="56DE9651"/>
    <w:rsid w:val="56E32F6F"/>
    <w:rsid w:val="56E5D50D"/>
    <w:rsid w:val="56E8C81B"/>
    <w:rsid w:val="56EE85AA"/>
    <w:rsid w:val="56EED9BD"/>
    <w:rsid w:val="56EF803A"/>
    <w:rsid w:val="56EFAAD4"/>
    <w:rsid w:val="56F75C11"/>
    <w:rsid w:val="56F78162"/>
    <w:rsid w:val="56F7DCC4"/>
    <w:rsid w:val="56F8428E"/>
    <w:rsid w:val="56FF2D8A"/>
    <w:rsid w:val="57037997"/>
    <w:rsid w:val="5703A6B3"/>
    <w:rsid w:val="570ABE41"/>
    <w:rsid w:val="570F04CB"/>
    <w:rsid w:val="57105319"/>
    <w:rsid w:val="57159189"/>
    <w:rsid w:val="5719491D"/>
    <w:rsid w:val="5719E3E9"/>
    <w:rsid w:val="571C11A6"/>
    <w:rsid w:val="57234043"/>
    <w:rsid w:val="5726CB58"/>
    <w:rsid w:val="5736A487"/>
    <w:rsid w:val="5740C49C"/>
    <w:rsid w:val="5747A184"/>
    <w:rsid w:val="574895DF"/>
    <w:rsid w:val="574E0973"/>
    <w:rsid w:val="575556B3"/>
    <w:rsid w:val="575D5E37"/>
    <w:rsid w:val="5764C130"/>
    <w:rsid w:val="576558E4"/>
    <w:rsid w:val="5766FBD2"/>
    <w:rsid w:val="576896EA"/>
    <w:rsid w:val="576F139A"/>
    <w:rsid w:val="577133E8"/>
    <w:rsid w:val="57736287"/>
    <w:rsid w:val="57775364"/>
    <w:rsid w:val="577A76E3"/>
    <w:rsid w:val="577C2634"/>
    <w:rsid w:val="577EAAE4"/>
    <w:rsid w:val="5783CDE4"/>
    <w:rsid w:val="5784B740"/>
    <w:rsid w:val="578CF79C"/>
    <w:rsid w:val="578E5F9E"/>
    <w:rsid w:val="57959F85"/>
    <w:rsid w:val="579664A5"/>
    <w:rsid w:val="5796CF18"/>
    <w:rsid w:val="5798D642"/>
    <w:rsid w:val="579B389B"/>
    <w:rsid w:val="57A3ACA3"/>
    <w:rsid w:val="57ADE26F"/>
    <w:rsid w:val="57AF5864"/>
    <w:rsid w:val="57B9D37F"/>
    <w:rsid w:val="57BBBBE3"/>
    <w:rsid w:val="57C2E824"/>
    <w:rsid w:val="57C4CB41"/>
    <w:rsid w:val="57C6B151"/>
    <w:rsid w:val="57D2825C"/>
    <w:rsid w:val="57D4F8E1"/>
    <w:rsid w:val="57D71DED"/>
    <w:rsid w:val="57DAD06A"/>
    <w:rsid w:val="57E2CF24"/>
    <w:rsid w:val="57EA3A0E"/>
    <w:rsid w:val="57EA6FE5"/>
    <w:rsid w:val="57EDA93A"/>
    <w:rsid w:val="57EDD932"/>
    <w:rsid w:val="57EE4817"/>
    <w:rsid w:val="57F1F3B5"/>
    <w:rsid w:val="57F9A751"/>
    <w:rsid w:val="57FA3978"/>
    <w:rsid w:val="57FAEA6A"/>
    <w:rsid w:val="580146E1"/>
    <w:rsid w:val="5802003B"/>
    <w:rsid w:val="5803BC43"/>
    <w:rsid w:val="58057B2A"/>
    <w:rsid w:val="5807ABCA"/>
    <w:rsid w:val="580FDF88"/>
    <w:rsid w:val="581300BF"/>
    <w:rsid w:val="581C17AE"/>
    <w:rsid w:val="582D19E2"/>
    <w:rsid w:val="582D8EF1"/>
    <w:rsid w:val="582EC33E"/>
    <w:rsid w:val="583E5DD9"/>
    <w:rsid w:val="5840AC22"/>
    <w:rsid w:val="5849E7F8"/>
    <w:rsid w:val="584A14C9"/>
    <w:rsid w:val="584ADE7F"/>
    <w:rsid w:val="585039F5"/>
    <w:rsid w:val="5856260F"/>
    <w:rsid w:val="58577DB0"/>
    <w:rsid w:val="585E526B"/>
    <w:rsid w:val="5865C36E"/>
    <w:rsid w:val="586835FD"/>
    <w:rsid w:val="586F6B6F"/>
    <w:rsid w:val="5876EC08"/>
    <w:rsid w:val="5876F43A"/>
    <w:rsid w:val="587BBE9C"/>
    <w:rsid w:val="587D65C3"/>
    <w:rsid w:val="5888F0DF"/>
    <w:rsid w:val="588F2F27"/>
    <w:rsid w:val="58900AD5"/>
    <w:rsid w:val="58995DF2"/>
    <w:rsid w:val="58A5672E"/>
    <w:rsid w:val="58A7C59A"/>
    <w:rsid w:val="58A8761C"/>
    <w:rsid w:val="58AB67A6"/>
    <w:rsid w:val="58B0D71B"/>
    <w:rsid w:val="58B15477"/>
    <w:rsid w:val="58B19961"/>
    <w:rsid w:val="58B2F5E7"/>
    <w:rsid w:val="58B3951A"/>
    <w:rsid w:val="58B3AAFE"/>
    <w:rsid w:val="58B67B2B"/>
    <w:rsid w:val="58BF85B3"/>
    <w:rsid w:val="58C1362E"/>
    <w:rsid w:val="58C37C5E"/>
    <w:rsid w:val="58C38456"/>
    <w:rsid w:val="58C6B9AA"/>
    <w:rsid w:val="58C88850"/>
    <w:rsid w:val="58CBE341"/>
    <w:rsid w:val="58D056AE"/>
    <w:rsid w:val="58D15797"/>
    <w:rsid w:val="58D163DB"/>
    <w:rsid w:val="58D95FE5"/>
    <w:rsid w:val="58D9980D"/>
    <w:rsid w:val="58D99895"/>
    <w:rsid w:val="58E1AC3A"/>
    <w:rsid w:val="58E4632E"/>
    <w:rsid w:val="58ED43B0"/>
    <w:rsid w:val="58EED7FB"/>
    <w:rsid w:val="58EF794E"/>
    <w:rsid w:val="58F0702A"/>
    <w:rsid w:val="58F59EB9"/>
    <w:rsid w:val="58F6159B"/>
    <w:rsid w:val="59014DE6"/>
    <w:rsid w:val="5908A4CE"/>
    <w:rsid w:val="5908D6EB"/>
    <w:rsid w:val="590AEF4D"/>
    <w:rsid w:val="590CCBB8"/>
    <w:rsid w:val="590FAC42"/>
    <w:rsid w:val="591027F5"/>
    <w:rsid w:val="5913F3B0"/>
    <w:rsid w:val="5914B692"/>
    <w:rsid w:val="5915B69D"/>
    <w:rsid w:val="5915F6B7"/>
    <w:rsid w:val="591624B4"/>
    <w:rsid w:val="5920C43A"/>
    <w:rsid w:val="59241F97"/>
    <w:rsid w:val="59288D88"/>
    <w:rsid w:val="592AE644"/>
    <w:rsid w:val="59382CE1"/>
    <w:rsid w:val="593BBE63"/>
    <w:rsid w:val="59416D2F"/>
    <w:rsid w:val="5945AD9A"/>
    <w:rsid w:val="594E5204"/>
    <w:rsid w:val="594F7C5E"/>
    <w:rsid w:val="594FAD1B"/>
    <w:rsid w:val="5950BE8C"/>
    <w:rsid w:val="595324F6"/>
    <w:rsid w:val="5953CFD2"/>
    <w:rsid w:val="595A542E"/>
    <w:rsid w:val="595AF790"/>
    <w:rsid w:val="595BD57F"/>
    <w:rsid w:val="595FE450"/>
    <w:rsid w:val="59613274"/>
    <w:rsid w:val="59621FB6"/>
    <w:rsid w:val="5962E2C9"/>
    <w:rsid w:val="5963F8B5"/>
    <w:rsid w:val="5964C30F"/>
    <w:rsid w:val="596A06D3"/>
    <w:rsid w:val="596B0C4D"/>
    <w:rsid w:val="596F9E26"/>
    <w:rsid w:val="596FFEE9"/>
    <w:rsid w:val="59724455"/>
    <w:rsid w:val="5974700F"/>
    <w:rsid w:val="59781939"/>
    <w:rsid w:val="597BC3CA"/>
    <w:rsid w:val="597DAECA"/>
    <w:rsid w:val="59816C3D"/>
    <w:rsid w:val="598C18BF"/>
    <w:rsid w:val="5995B92D"/>
    <w:rsid w:val="599FB04E"/>
    <w:rsid w:val="59A18150"/>
    <w:rsid w:val="59A1A0BC"/>
    <w:rsid w:val="59A870DD"/>
    <w:rsid w:val="59B4E784"/>
    <w:rsid w:val="59BD060C"/>
    <w:rsid w:val="59BD3C6B"/>
    <w:rsid w:val="59BE4E79"/>
    <w:rsid w:val="59C0A78C"/>
    <w:rsid w:val="59C2D1DA"/>
    <w:rsid w:val="59C69D46"/>
    <w:rsid w:val="59C71D41"/>
    <w:rsid w:val="59CD4E0F"/>
    <w:rsid w:val="59CE1936"/>
    <w:rsid w:val="59CF8225"/>
    <w:rsid w:val="59D23B76"/>
    <w:rsid w:val="59D63638"/>
    <w:rsid w:val="59D944B4"/>
    <w:rsid w:val="59DDBCFF"/>
    <w:rsid w:val="59E07EAC"/>
    <w:rsid w:val="59E47DC9"/>
    <w:rsid w:val="59E58855"/>
    <w:rsid w:val="59F2272C"/>
    <w:rsid w:val="59F2D6EE"/>
    <w:rsid w:val="59F7392A"/>
    <w:rsid w:val="59FAADC7"/>
    <w:rsid w:val="5A054F13"/>
    <w:rsid w:val="5A065DDA"/>
    <w:rsid w:val="5A0DD617"/>
    <w:rsid w:val="5A13BC09"/>
    <w:rsid w:val="5A1C1482"/>
    <w:rsid w:val="5A1F6E88"/>
    <w:rsid w:val="5A2742AC"/>
    <w:rsid w:val="5A2A170E"/>
    <w:rsid w:val="5A2C6282"/>
    <w:rsid w:val="5A30C930"/>
    <w:rsid w:val="5A30EC59"/>
    <w:rsid w:val="5A31117F"/>
    <w:rsid w:val="5A35DF37"/>
    <w:rsid w:val="5A3993E3"/>
    <w:rsid w:val="5A4448A2"/>
    <w:rsid w:val="5A477068"/>
    <w:rsid w:val="5A4A6AC2"/>
    <w:rsid w:val="5A4AF010"/>
    <w:rsid w:val="5A4C35C3"/>
    <w:rsid w:val="5A4E7C64"/>
    <w:rsid w:val="5A5748E5"/>
    <w:rsid w:val="5A59B8A6"/>
    <w:rsid w:val="5A5C079F"/>
    <w:rsid w:val="5A61216F"/>
    <w:rsid w:val="5A6241CA"/>
    <w:rsid w:val="5A6BF666"/>
    <w:rsid w:val="5A6F4AB2"/>
    <w:rsid w:val="5A7000E7"/>
    <w:rsid w:val="5A8653F9"/>
    <w:rsid w:val="5A8B862E"/>
    <w:rsid w:val="5A95F883"/>
    <w:rsid w:val="5AA16E28"/>
    <w:rsid w:val="5AB4F1B0"/>
    <w:rsid w:val="5AB7CD43"/>
    <w:rsid w:val="5AB84F99"/>
    <w:rsid w:val="5ABB5C23"/>
    <w:rsid w:val="5ABB8143"/>
    <w:rsid w:val="5AC531CF"/>
    <w:rsid w:val="5AC59543"/>
    <w:rsid w:val="5AC733BC"/>
    <w:rsid w:val="5AD38FEA"/>
    <w:rsid w:val="5AD4C387"/>
    <w:rsid w:val="5AD7115B"/>
    <w:rsid w:val="5AD8523E"/>
    <w:rsid w:val="5AE097A3"/>
    <w:rsid w:val="5AE3D3C2"/>
    <w:rsid w:val="5AE4BE49"/>
    <w:rsid w:val="5AE73BD6"/>
    <w:rsid w:val="5AECB056"/>
    <w:rsid w:val="5AEDAC39"/>
    <w:rsid w:val="5AF23C7F"/>
    <w:rsid w:val="5AF2FC9C"/>
    <w:rsid w:val="5AF43EBA"/>
    <w:rsid w:val="5AFA45AB"/>
    <w:rsid w:val="5AFA4CAF"/>
    <w:rsid w:val="5AFB0695"/>
    <w:rsid w:val="5B0D1139"/>
    <w:rsid w:val="5B0E9531"/>
    <w:rsid w:val="5B18F45E"/>
    <w:rsid w:val="5B19042D"/>
    <w:rsid w:val="5B19AD06"/>
    <w:rsid w:val="5B1FC3D2"/>
    <w:rsid w:val="5B21C87E"/>
    <w:rsid w:val="5B2CDED2"/>
    <w:rsid w:val="5B2E5711"/>
    <w:rsid w:val="5B398BAC"/>
    <w:rsid w:val="5B3EC56A"/>
    <w:rsid w:val="5B40EF18"/>
    <w:rsid w:val="5B42D52D"/>
    <w:rsid w:val="5B48143D"/>
    <w:rsid w:val="5B56CBCC"/>
    <w:rsid w:val="5B5A007C"/>
    <w:rsid w:val="5B5CE0E3"/>
    <w:rsid w:val="5B61E616"/>
    <w:rsid w:val="5B68FF41"/>
    <w:rsid w:val="5B6BA136"/>
    <w:rsid w:val="5B6E3B2A"/>
    <w:rsid w:val="5B6F503E"/>
    <w:rsid w:val="5B6FEB4E"/>
    <w:rsid w:val="5B718763"/>
    <w:rsid w:val="5B71B23D"/>
    <w:rsid w:val="5B736073"/>
    <w:rsid w:val="5B7379F2"/>
    <w:rsid w:val="5B73E8C3"/>
    <w:rsid w:val="5B7658B8"/>
    <w:rsid w:val="5B771D4D"/>
    <w:rsid w:val="5B78EF83"/>
    <w:rsid w:val="5B7ACFAE"/>
    <w:rsid w:val="5B7C1AFD"/>
    <w:rsid w:val="5B805D9C"/>
    <w:rsid w:val="5B819137"/>
    <w:rsid w:val="5B892709"/>
    <w:rsid w:val="5B8BECBD"/>
    <w:rsid w:val="5B907019"/>
    <w:rsid w:val="5B96E373"/>
    <w:rsid w:val="5B97929E"/>
    <w:rsid w:val="5B9E8D61"/>
    <w:rsid w:val="5B9FC5D1"/>
    <w:rsid w:val="5BAAEEB7"/>
    <w:rsid w:val="5BACE40E"/>
    <w:rsid w:val="5BAFB0FD"/>
    <w:rsid w:val="5BB216B0"/>
    <w:rsid w:val="5BB629A5"/>
    <w:rsid w:val="5BC3AB17"/>
    <w:rsid w:val="5BC90009"/>
    <w:rsid w:val="5BC93C36"/>
    <w:rsid w:val="5BD58B1C"/>
    <w:rsid w:val="5BE00972"/>
    <w:rsid w:val="5BE44BC6"/>
    <w:rsid w:val="5BE5736F"/>
    <w:rsid w:val="5BE5DE68"/>
    <w:rsid w:val="5BE7BF90"/>
    <w:rsid w:val="5BE8105F"/>
    <w:rsid w:val="5BED245B"/>
    <w:rsid w:val="5BF170FC"/>
    <w:rsid w:val="5BF264D3"/>
    <w:rsid w:val="5BF3BE90"/>
    <w:rsid w:val="5BF6C776"/>
    <w:rsid w:val="5BF7D1B6"/>
    <w:rsid w:val="5BF83B91"/>
    <w:rsid w:val="5BF97529"/>
    <w:rsid w:val="5BFFE34C"/>
    <w:rsid w:val="5C054CA5"/>
    <w:rsid w:val="5C060805"/>
    <w:rsid w:val="5C09ED8B"/>
    <w:rsid w:val="5C0B75A5"/>
    <w:rsid w:val="5C11253A"/>
    <w:rsid w:val="5C136078"/>
    <w:rsid w:val="5C142878"/>
    <w:rsid w:val="5C1664DA"/>
    <w:rsid w:val="5C1D0F73"/>
    <w:rsid w:val="5C1DBDE1"/>
    <w:rsid w:val="5C1E8FCD"/>
    <w:rsid w:val="5C3830BD"/>
    <w:rsid w:val="5C3D41F5"/>
    <w:rsid w:val="5C4106CD"/>
    <w:rsid w:val="5C434909"/>
    <w:rsid w:val="5C45C64E"/>
    <w:rsid w:val="5C46FA2B"/>
    <w:rsid w:val="5C483EFB"/>
    <w:rsid w:val="5C4E817E"/>
    <w:rsid w:val="5C4FA492"/>
    <w:rsid w:val="5C56A4E5"/>
    <w:rsid w:val="5C5A3560"/>
    <w:rsid w:val="5C5F9CE3"/>
    <w:rsid w:val="5C609244"/>
    <w:rsid w:val="5C624B7D"/>
    <w:rsid w:val="5C62F6BA"/>
    <w:rsid w:val="5C634B72"/>
    <w:rsid w:val="5C66254D"/>
    <w:rsid w:val="5C69BDFC"/>
    <w:rsid w:val="5C6A2A47"/>
    <w:rsid w:val="5C6A496F"/>
    <w:rsid w:val="5C6A5C7F"/>
    <w:rsid w:val="5C6D6B32"/>
    <w:rsid w:val="5C73175B"/>
    <w:rsid w:val="5C759DA4"/>
    <w:rsid w:val="5C78277D"/>
    <w:rsid w:val="5C78EE14"/>
    <w:rsid w:val="5C7E51D1"/>
    <w:rsid w:val="5C7E805D"/>
    <w:rsid w:val="5C811E8A"/>
    <w:rsid w:val="5C853E06"/>
    <w:rsid w:val="5C8C2E38"/>
    <w:rsid w:val="5C8E4353"/>
    <w:rsid w:val="5C96A9F7"/>
    <w:rsid w:val="5C982585"/>
    <w:rsid w:val="5C98D05A"/>
    <w:rsid w:val="5C9C54BF"/>
    <w:rsid w:val="5C9CE517"/>
    <w:rsid w:val="5CA0197E"/>
    <w:rsid w:val="5CA0B9FD"/>
    <w:rsid w:val="5CA4DC7E"/>
    <w:rsid w:val="5CA5D6DC"/>
    <w:rsid w:val="5CAA4D03"/>
    <w:rsid w:val="5CAA9896"/>
    <w:rsid w:val="5CAB900C"/>
    <w:rsid w:val="5CACCE2C"/>
    <w:rsid w:val="5CAE5EAA"/>
    <w:rsid w:val="5CAE7E20"/>
    <w:rsid w:val="5CAF68CE"/>
    <w:rsid w:val="5CB1C9B0"/>
    <w:rsid w:val="5CB1DA85"/>
    <w:rsid w:val="5CB30AF5"/>
    <w:rsid w:val="5CB5CED8"/>
    <w:rsid w:val="5CC14500"/>
    <w:rsid w:val="5CC1A240"/>
    <w:rsid w:val="5CC1DC08"/>
    <w:rsid w:val="5CD2EA12"/>
    <w:rsid w:val="5CD81B96"/>
    <w:rsid w:val="5CE57061"/>
    <w:rsid w:val="5CE9091A"/>
    <w:rsid w:val="5CE949C2"/>
    <w:rsid w:val="5CF2156F"/>
    <w:rsid w:val="5CFD5703"/>
    <w:rsid w:val="5CFEFB26"/>
    <w:rsid w:val="5D0358EB"/>
    <w:rsid w:val="5D047F10"/>
    <w:rsid w:val="5D05B5C6"/>
    <w:rsid w:val="5D07F1E4"/>
    <w:rsid w:val="5D0D82F9"/>
    <w:rsid w:val="5D13778F"/>
    <w:rsid w:val="5D15498E"/>
    <w:rsid w:val="5D1A4B86"/>
    <w:rsid w:val="5D1AF0F5"/>
    <w:rsid w:val="5D1D84DD"/>
    <w:rsid w:val="5D22E26C"/>
    <w:rsid w:val="5D23D960"/>
    <w:rsid w:val="5D24EE10"/>
    <w:rsid w:val="5D27263A"/>
    <w:rsid w:val="5D2771BD"/>
    <w:rsid w:val="5D2FF105"/>
    <w:rsid w:val="5D3122C0"/>
    <w:rsid w:val="5D35AFBC"/>
    <w:rsid w:val="5D363741"/>
    <w:rsid w:val="5D37B7F4"/>
    <w:rsid w:val="5D39A7A3"/>
    <w:rsid w:val="5D3FBCF2"/>
    <w:rsid w:val="5D4141A2"/>
    <w:rsid w:val="5D517B24"/>
    <w:rsid w:val="5D53B004"/>
    <w:rsid w:val="5D561240"/>
    <w:rsid w:val="5D59A4EF"/>
    <w:rsid w:val="5D617A94"/>
    <w:rsid w:val="5D697D76"/>
    <w:rsid w:val="5D699E03"/>
    <w:rsid w:val="5D69DD69"/>
    <w:rsid w:val="5D6CB551"/>
    <w:rsid w:val="5D7800F8"/>
    <w:rsid w:val="5D7A3FB0"/>
    <w:rsid w:val="5D7A5669"/>
    <w:rsid w:val="5D7CF0BF"/>
    <w:rsid w:val="5D81C12E"/>
    <w:rsid w:val="5D88EEEF"/>
    <w:rsid w:val="5D89D3DC"/>
    <w:rsid w:val="5D902257"/>
    <w:rsid w:val="5DA316EF"/>
    <w:rsid w:val="5DAD6B8A"/>
    <w:rsid w:val="5DAFE499"/>
    <w:rsid w:val="5DB06F49"/>
    <w:rsid w:val="5DB6AA6C"/>
    <w:rsid w:val="5DB8F0A3"/>
    <w:rsid w:val="5DB90CF6"/>
    <w:rsid w:val="5DBCF69A"/>
    <w:rsid w:val="5DCFD010"/>
    <w:rsid w:val="5DD63669"/>
    <w:rsid w:val="5DD6A033"/>
    <w:rsid w:val="5DD933CB"/>
    <w:rsid w:val="5DDE451C"/>
    <w:rsid w:val="5DE1EC77"/>
    <w:rsid w:val="5DE35D29"/>
    <w:rsid w:val="5DE36732"/>
    <w:rsid w:val="5DECAC8B"/>
    <w:rsid w:val="5DEDC860"/>
    <w:rsid w:val="5DF0F7FC"/>
    <w:rsid w:val="5DF9C24F"/>
    <w:rsid w:val="5DFAB796"/>
    <w:rsid w:val="5E026886"/>
    <w:rsid w:val="5E04C952"/>
    <w:rsid w:val="5E1023F8"/>
    <w:rsid w:val="5E17782B"/>
    <w:rsid w:val="5E1A3B85"/>
    <w:rsid w:val="5E1F6A2C"/>
    <w:rsid w:val="5E2911EF"/>
    <w:rsid w:val="5E2A1796"/>
    <w:rsid w:val="5E2BF63A"/>
    <w:rsid w:val="5E318119"/>
    <w:rsid w:val="5E32E4D4"/>
    <w:rsid w:val="5E33B223"/>
    <w:rsid w:val="5E37E588"/>
    <w:rsid w:val="5E3EAC5D"/>
    <w:rsid w:val="5E49A0E4"/>
    <w:rsid w:val="5E4BB143"/>
    <w:rsid w:val="5E4D7AD7"/>
    <w:rsid w:val="5E4E31BB"/>
    <w:rsid w:val="5E4E910E"/>
    <w:rsid w:val="5E527E6F"/>
    <w:rsid w:val="5E52C6AB"/>
    <w:rsid w:val="5E56AAC7"/>
    <w:rsid w:val="5E5B057E"/>
    <w:rsid w:val="5E5BF11C"/>
    <w:rsid w:val="5E5E8D40"/>
    <w:rsid w:val="5E6083F0"/>
    <w:rsid w:val="5E611C79"/>
    <w:rsid w:val="5E623A97"/>
    <w:rsid w:val="5E65C6EB"/>
    <w:rsid w:val="5E6EF574"/>
    <w:rsid w:val="5E7153F7"/>
    <w:rsid w:val="5E74371F"/>
    <w:rsid w:val="5E7447B1"/>
    <w:rsid w:val="5E7660B8"/>
    <w:rsid w:val="5E783113"/>
    <w:rsid w:val="5E78ADD1"/>
    <w:rsid w:val="5E7934A9"/>
    <w:rsid w:val="5E7B48FE"/>
    <w:rsid w:val="5E86FE51"/>
    <w:rsid w:val="5E8D0179"/>
    <w:rsid w:val="5E8F35B7"/>
    <w:rsid w:val="5E904414"/>
    <w:rsid w:val="5E91E852"/>
    <w:rsid w:val="5E96E8A7"/>
    <w:rsid w:val="5E9AE669"/>
    <w:rsid w:val="5E9C4FC4"/>
    <w:rsid w:val="5EA27F68"/>
    <w:rsid w:val="5EA2BB51"/>
    <w:rsid w:val="5EA60D87"/>
    <w:rsid w:val="5EAF809D"/>
    <w:rsid w:val="5EC08A4E"/>
    <w:rsid w:val="5EC25DAB"/>
    <w:rsid w:val="5EC956DE"/>
    <w:rsid w:val="5ECE6F24"/>
    <w:rsid w:val="5ECFEBD4"/>
    <w:rsid w:val="5ED6F2C2"/>
    <w:rsid w:val="5ED6F50C"/>
    <w:rsid w:val="5EDAFD37"/>
    <w:rsid w:val="5EE45F15"/>
    <w:rsid w:val="5EE5F018"/>
    <w:rsid w:val="5EE9E037"/>
    <w:rsid w:val="5EEC2F17"/>
    <w:rsid w:val="5EFE1979"/>
    <w:rsid w:val="5F00ABA3"/>
    <w:rsid w:val="5F01F97C"/>
    <w:rsid w:val="5F031596"/>
    <w:rsid w:val="5F03F42E"/>
    <w:rsid w:val="5F082AAE"/>
    <w:rsid w:val="5F08FE8C"/>
    <w:rsid w:val="5F0C50A3"/>
    <w:rsid w:val="5F1694F1"/>
    <w:rsid w:val="5F1AAAE6"/>
    <w:rsid w:val="5F1FF8F3"/>
    <w:rsid w:val="5F20D90A"/>
    <w:rsid w:val="5F220DCF"/>
    <w:rsid w:val="5F222ADC"/>
    <w:rsid w:val="5F2668D7"/>
    <w:rsid w:val="5F2748D0"/>
    <w:rsid w:val="5F2A86AE"/>
    <w:rsid w:val="5F2BDF80"/>
    <w:rsid w:val="5F2E370E"/>
    <w:rsid w:val="5F37ACE2"/>
    <w:rsid w:val="5F39C5F7"/>
    <w:rsid w:val="5F3E1E99"/>
    <w:rsid w:val="5F3EBEDA"/>
    <w:rsid w:val="5F41F667"/>
    <w:rsid w:val="5F420F39"/>
    <w:rsid w:val="5F43597C"/>
    <w:rsid w:val="5F4716C4"/>
    <w:rsid w:val="5F4796AF"/>
    <w:rsid w:val="5F4AB388"/>
    <w:rsid w:val="5F4AD97C"/>
    <w:rsid w:val="5F4D074E"/>
    <w:rsid w:val="5F4EBD8C"/>
    <w:rsid w:val="5F4EFF3B"/>
    <w:rsid w:val="5F51A34D"/>
    <w:rsid w:val="5F5AA0AB"/>
    <w:rsid w:val="5F69190A"/>
    <w:rsid w:val="5F69F96A"/>
    <w:rsid w:val="5F6EFCC3"/>
    <w:rsid w:val="5F6FFBB1"/>
    <w:rsid w:val="5F772155"/>
    <w:rsid w:val="5F78EF32"/>
    <w:rsid w:val="5F7E018C"/>
    <w:rsid w:val="5F82EC83"/>
    <w:rsid w:val="5F82FB6B"/>
    <w:rsid w:val="5F84CAF3"/>
    <w:rsid w:val="5F88E8FD"/>
    <w:rsid w:val="5F8929BB"/>
    <w:rsid w:val="5F8B1927"/>
    <w:rsid w:val="5F93A738"/>
    <w:rsid w:val="5F9472A0"/>
    <w:rsid w:val="5F961322"/>
    <w:rsid w:val="5F9AF2E0"/>
    <w:rsid w:val="5F9F3B1F"/>
    <w:rsid w:val="5FA15E33"/>
    <w:rsid w:val="5FA1F8A7"/>
    <w:rsid w:val="5FA5ADAC"/>
    <w:rsid w:val="5FA8D46E"/>
    <w:rsid w:val="5FAFB92F"/>
    <w:rsid w:val="5FB09258"/>
    <w:rsid w:val="5FB19412"/>
    <w:rsid w:val="5FB9BBFB"/>
    <w:rsid w:val="5FBB6A27"/>
    <w:rsid w:val="5FC6F6D6"/>
    <w:rsid w:val="5FD34848"/>
    <w:rsid w:val="5FD49BD1"/>
    <w:rsid w:val="5FD62A7A"/>
    <w:rsid w:val="5FD6666A"/>
    <w:rsid w:val="5FDD9545"/>
    <w:rsid w:val="5FE2BFD1"/>
    <w:rsid w:val="5FF078DD"/>
    <w:rsid w:val="5FF12846"/>
    <w:rsid w:val="5FF1B4F7"/>
    <w:rsid w:val="5FF70271"/>
    <w:rsid w:val="5FF801D7"/>
    <w:rsid w:val="5FF91DDE"/>
    <w:rsid w:val="5FFD06A8"/>
    <w:rsid w:val="600457AC"/>
    <w:rsid w:val="600AE53A"/>
    <w:rsid w:val="60106E28"/>
    <w:rsid w:val="60126169"/>
    <w:rsid w:val="60157484"/>
    <w:rsid w:val="60158CF5"/>
    <w:rsid w:val="60159700"/>
    <w:rsid w:val="60161649"/>
    <w:rsid w:val="601B9D34"/>
    <w:rsid w:val="601F541E"/>
    <w:rsid w:val="6028C052"/>
    <w:rsid w:val="6034DE6C"/>
    <w:rsid w:val="6035303A"/>
    <w:rsid w:val="603BD6A6"/>
    <w:rsid w:val="604305D4"/>
    <w:rsid w:val="604A5773"/>
    <w:rsid w:val="604C01E9"/>
    <w:rsid w:val="6053E1D8"/>
    <w:rsid w:val="6058B3B4"/>
    <w:rsid w:val="60594A25"/>
    <w:rsid w:val="605A252E"/>
    <w:rsid w:val="606600A6"/>
    <w:rsid w:val="60718522"/>
    <w:rsid w:val="6072C41F"/>
    <w:rsid w:val="60796F07"/>
    <w:rsid w:val="607DCF5D"/>
    <w:rsid w:val="6097CBC3"/>
    <w:rsid w:val="609B854B"/>
    <w:rsid w:val="609D3E9D"/>
    <w:rsid w:val="609E8EC1"/>
    <w:rsid w:val="609F37CE"/>
    <w:rsid w:val="609F8C15"/>
    <w:rsid w:val="60A0DFA6"/>
    <w:rsid w:val="60A2EA36"/>
    <w:rsid w:val="60A3B119"/>
    <w:rsid w:val="60A6D433"/>
    <w:rsid w:val="60A97550"/>
    <w:rsid w:val="60AB07A9"/>
    <w:rsid w:val="60B19E25"/>
    <w:rsid w:val="60B32CD9"/>
    <w:rsid w:val="60B3AD68"/>
    <w:rsid w:val="60B4BFC9"/>
    <w:rsid w:val="60B55250"/>
    <w:rsid w:val="60B92851"/>
    <w:rsid w:val="60BA98BD"/>
    <w:rsid w:val="60BDFC22"/>
    <w:rsid w:val="60BEDB9C"/>
    <w:rsid w:val="60C329AF"/>
    <w:rsid w:val="60C3D9D0"/>
    <w:rsid w:val="60C869CD"/>
    <w:rsid w:val="60CD4845"/>
    <w:rsid w:val="60CE90A4"/>
    <w:rsid w:val="60CF41E0"/>
    <w:rsid w:val="60D02E30"/>
    <w:rsid w:val="60D490AB"/>
    <w:rsid w:val="60D76CCF"/>
    <w:rsid w:val="60DE1E98"/>
    <w:rsid w:val="60DFA35F"/>
    <w:rsid w:val="60E53A02"/>
    <w:rsid w:val="60EBB3BD"/>
    <w:rsid w:val="60ECFDE8"/>
    <w:rsid w:val="60EEE018"/>
    <w:rsid w:val="60FDCE07"/>
    <w:rsid w:val="6100B453"/>
    <w:rsid w:val="6102A005"/>
    <w:rsid w:val="610EF625"/>
    <w:rsid w:val="61101A61"/>
    <w:rsid w:val="61104C95"/>
    <w:rsid w:val="61141115"/>
    <w:rsid w:val="61153ED8"/>
    <w:rsid w:val="611983AF"/>
    <w:rsid w:val="611DB6FC"/>
    <w:rsid w:val="612941C4"/>
    <w:rsid w:val="612AD527"/>
    <w:rsid w:val="612DF990"/>
    <w:rsid w:val="6133986D"/>
    <w:rsid w:val="61428074"/>
    <w:rsid w:val="614C027A"/>
    <w:rsid w:val="6151244E"/>
    <w:rsid w:val="61528A3B"/>
    <w:rsid w:val="6155564D"/>
    <w:rsid w:val="615D2773"/>
    <w:rsid w:val="6161525C"/>
    <w:rsid w:val="61626B88"/>
    <w:rsid w:val="6168BD86"/>
    <w:rsid w:val="61697B5D"/>
    <w:rsid w:val="616A8855"/>
    <w:rsid w:val="6170E205"/>
    <w:rsid w:val="6171FD72"/>
    <w:rsid w:val="6172FBF2"/>
    <w:rsid w:val="6173EED8"/>
    <w:rsid w:val="6174AF6C"/>
    <w:rsid w:val="617D9147"/>
    <w:rsid w:val="617E98CF"/>
    <w:rsid w:val="61808B27"/>
    <w:rsid w:val="61813E65"/>
    <w:rsid w:val="619173E1"/>
    <w:rsid w:val="6192EA3E"/>
    <w:rsid w:val="61941D63"/>
    <w:rsid w:val="6194281D"/>
    <w:rsid w:val="6198BA81"/>
    <w:rsid w:val="619CE134"/>
    <w:rsid w:val="619D91F6"/>
    <w:rsid w:val="61A522A4"/>
    <w:rsid w:val="61AB7379"/>
    <w:rsid w:val="61AF53BB"/>
    <w:rsid w:val="61B13FF5"/>
    <w:rsid w:val="61B16585"/>
    <w:rsid w:val="61B2B8D1"/>
    <w:rsid w:val="61B3CC65"/>
    <w:rsid w:val="61C4E028"/>
    <w:rsid w:val="61C83538"/>
    <w:rsid w:val="61CD9B87"/>
    <w:rsid w:val="61CE4FF3"/>
    <w:rsid w:val="61D10F7F"/>
    <w:rsid w:val="61D29FF2"/>
    <w:rsid w:val="61D5C546"/>
    <w:rsid w:val="61D5D35B"/>
    <w:rsid w:val="61E33203"/>
    <w:rsid w:val="61E7E213"/>
    <w:rsid w:val="61E8A328"/>
    <w:rsid w:val="61F04974"/>
    <w:rsid w:val="61FAE102"/>
    <w:rsid w:val="620033E9"/>
    <w:rsid w:val="62027932"/>
    <w:rsid w:val="6204B007"/>
    <w:rsid w:val="6208F731"/>
    <w:rsid w:val="620C2CF4"/>
    <w:rsid w:val="620C950A"/>
    <w:rsid w:val="620EBC43"/>
    <w:rsid w:val="62144C68"/>
    <w:rsid w:val="621F853C"/>
    <w:rsid w:val="6223D449"/>
    <w:rsid w:val="622BFA1C"/>
    <w:rsid w:val="622D2935"/>
    <w:rsid w:val="622E8279"/>
    <w:rsid w:val="62315295"/>
    <w:rsid w:val="6231DFD5"/>
    <w:rsid w:val="62363F3C"/>
    <w:rsid w:val="623E699E"/>
    <w:rsid w:val="6241198C"/>
    <w:rsid w:val="6241B30E"/>
    <w:rsid w:val="62450C5D"/>
    <w:rsid w:val="624FE6A6"/>
    <w:rsid w:val="62585E43"/>
    <w:rsid w:val="6271ACCA"/>
    <w:rsid w:val="627A945C"/>
    <w:rsid w:val="627DC18D"/>
    <w:rsid w:val="6281DA7B"/>
    <w:rsid w:val="62824B80"/>
    <w:rsid w:val="628A6A1C"/>
    <w:rsid w:val="628B3D1F"/>
    <w:rsid w:val="628F4335"/>
    <w:rsid w:val="62914D6D"/>
    <w:rsid w:val="6297D0D3"/>
    <w:rsid w:val="629ABB9A"/>
    <w:rsid w:val="629B4A29"/>
    <w:rsid w:val="629B691E"/>
    <w:rsid w:val="629CD8D4"/>
    <w:rsid w:val="629E1364"/>
    <w:rsid w:val="629FA937"/>
    <w:rsid w:val="62A19FF3"/>
    <w:rsid w:val="62AD1B71"/>
    <w:rsid w:val="62B0ABBE"/>
    <w:rsid w:val="62B136ED"/>
    <w:rsid w:val="62B98D53"/>
    <w:rsid w:val="62C134DA"/>
    <w:rsid w:val="62C1AD06"/>
    <w:rsid w:val="62C5C016"/>
    <w:rsid w:val="62C61BCD"/>
    <w:rsid w:val="62D3D748"/>
    <w:rsid w:val="62E12C66"/>
    <w:rsid w:val="62E2B26A"/>
    <w:rsid w:val="62E50D7D"/>
    <w:rsid w:val="62E83F89"/>
    <w:rsid w:val="62EBACE7"/>
    <w:rsid w:val="62F240A9"/>
    <w:rsid w:val="62F7F67E"/>
    <w:rsid w:val="62F9554A"/>
    <w:rsid w:val="62FCE6FC"/>
    <w:rsid w:val="630628C8"/>
    <w:rsid w:val="63079072"/>
    <w:rsid w:val="630A5B09"/>
    <w:rsid w:val="630E28DD"/>
    <w:rsid w:val="630E450B"/>
    <w:rsid w:val="63118D9E"/>
    <w:rsid w:val="6319CCE3"/>
    <w:rsid w:val="631DDFB5"/>
    <w:rsid w:val="6325B735"/>
    <w:rsid w:val="63265056"/>
    <w:rsid w:val="632CA945"/>
    <w:rsid w:val="6335AF65"/>
    <w:rsid w:val="633758B5"/>
    <w:rsid w:val="63391FF6"/>
    <w:rsid w:val="633B3FF3"/>
    <w:rsid w:val="633D7289"/>
    <w:rsid w:val="634111B5"/>
    <w:rsid w:val="6350DE25"/>
    <w:rsid w:val="63525BB8"/>
    <w:rsid w:val="6354463E"/>
    <w:rsid w:val="6355B21A"/>
    <w:rsid w:val="635C9328"/>
    <w:rsid w:val="6363EDEA"/>
    <w:rsid w:val="6367613B"/>
    <w:rsid w:val="636A6374"/>
    <w:rsid w:val="636B749C"/>
    <w:rsid w:val="636FF34B"/>
    <w:rsid w:val="637ADFE6"/>
    <w:rsid w:val="638E20C2"/>
    <w:rsid w:val="639482EC"/>
    <w:rsid w:val="639B47FB"/>
    <w:rsid w:val="63A1BBF7"/>
    <w:rsid w:val="63A62E1A"/>
    <w:rsid w:val="63A6A6A5"/>
    <w:rsid w:val="63ACAB24"/>
    <w:rsid w:val="63B2A5D3"/>
    <w:rsid w:val="63B42D6C"/>
    <w:rsid w:val="63B4A867"/>
    <w:rsid w:val="63B68C56"/>
    <w:rsid w:val="63B9A1EA"/>
    <w:rsid w:val="63BC15F0"/>
    <w:rsid w:val="63BEC1F8"/>
    <w:rsid w:val="63C146F9"/>
    <w:rsid w:val="63C30326"/>
    <w:rsid w:val="63C94905"/>
    <w:rsid w:val="63CB7C36"/>
    <w:rsid w:val="63D007F5"/>
    <w:rsid w:val="63D27010"/>
    <w:rsid w:val="63D4EC9D"/>
    <w:rsid w:val="63DA279D"/>
    <w:rsid w:val="63E2E55D"/>
    <w:rsid w:val="63EF383F"/>
    <w:rsid w:val="63F2F0EC"/>
    <w:rsid w:val="63F4036E"/>
    <w:rsid w:val="63FA7D92"/>
    <w:rsid w:val="640239B6"/>
    <w:rsid w:val="64063F44"/>
    <w:rsid w:val="6408B346"/>
    <w:rsid w:val="640BA3E1"/>
    <w:rsid w:val="640D7BCB"/>
    <w:rsid w:val="640E7AA2"/>
    <w:rsid w:val="641726CD"/>
    <w:rsid w:val="641B6440"/>
    <w:rsid w:val="641BBF74"/>
    <w:rsid w:val="641D12BB"/>
    <w:rsid w:val="64242C55"/>
    <w:rsid w:val="6427DDAE"/>
    <w:rsid w:val="6429E987"/>
    <w:rsid w:val="642A56E6"/>
    <w:rsid w:val="642A814A"/>
    <w:rsid w:val="64367BEB"/>
    <w:rsid w:val="643B5372"/>
    <w:rsid w:val="643B5F86"/>
    <w:rsid w:val="643EAF58"/>
    <w:rsid w:val="644420A6"/>
    <w:rsid w:val="64459DED"/>
    <w:rsid w:val="644643D3"/>
    <w:rsid w:val="644D421C"/>
    <w:rsid w:val="644FF004"/>
    <w:rsid w:val="64580646"/>
    <w:rsid w:val="645B552D"/>
    <w:rsid w:val="645DC083"/>
    <w:rsid w:val="645DE1E6"/>
    <w:rsid w:val="64604E46"/>
    <w:rsid w:val="6461FC94"/>
    <w:rsid w:val="646426D7"/>
    <w:rsid w:val="6464E253"/>
    <w:rsid w:val="64662795"/>
    <w:rsid w:val="6473A1C8"/>
    <w:rsid w:val="64745D5D"/>
    <w:rsid w:val="64756EEC"/>
    <w:rsid w:val="6479EA54"/>
    <w:rsid w:val="647C2BCB"/>
    <w:rsid w:val="647CD33D"/>
    <w:rsid w:val="6482B79D"/>
    <w:rsid w:val="6482DCCC"/>
    <w:rsid w:val="64866380"/>
    <w:rsid w:val="6487191F"/>
    <w:rsid w:val="6494447C"/>
    <w:rsid w:val="649795EB"/>
    <w:rsid w:val="649AA065"/>
    <w:rsid w:val="649DE044"/>
    <w:rsid w:val="649EADB2"/>
    <w:rsid w:val="649FAB42"/>
    <w:rsid w:val="64A16FA6"/>
    <w:rsid w:val="64A9F57D"/>
    <w:rsid w:val="64AA9CC0"/>
    <w:rsid w:val="64AB7632"/>
    <w:rsid w:val="64AE0F99"/>
    <w:rsid w:val="64B2308C"/>
    <w:rsid w:val="64B62A1D"/>
    <w:rsid w:val="64BC8F52"/>
    <w:rsid w:val="64BC9517"/>
    <w:rsid w:val="64BCCCB5"/>
    <w:rsid w:val="64BCE873"/>
    <w:rsid w:val="64BE2C6D"/>
    <w:rsid w:val="64C555A4"/>
    <w:rsid w:val="64D8CF5E"/>
    <w:rsid w:val="64D98BEB"/>
    <w:rsid w:val="64DA2D2B"/>
    <w:rsid w:val="64DC9400"/>
    <w:rsid w:val="64DED967"/>
    <w:rsid w:val="64E0E9BF"/>
    <w:rsid w:val="64ED712E"/>
    <w:rsid w:val="64F14BE2"/>
    <w:rsid w:val="64F63153"/>
    <w:rsid w:val="64F66DC9"/>
    <w:rsid w:val="64FAB4B4"/>
    <w:rsid w:val="64FD79A9"/>
    <w:rsid w:val="64FF288B"/>
    <w:rsid w:val="65006DA6"/>
    <w:rsid w:val="6502792B"/>
    <w:rsid w:val="6502FFF9"/>
    <w:rsid w:val="650D4D3D"/>
    <w:rsid w:val="650D833C"/>
    <w:rsid w:val="650F2C85"/>
    <w:rsid w:val="65191330"/>
    <w:rsid w:val="651A6109"/>
    <w:rsid w:val="651EB9FA"/>
    <w:rsid w:val="652263BE"/>
    <w:rsid w:val="652C791F"/>
    <w:rsid w:val="65320C07"/>
    <w:rsid w:val="653EC549"/>
    <w:rsid w:val="65427CD5"/>
    <w:rsid w:val="654426B6"/>
    <w:rsid w:val="6544DE00"/>
    <w:rsid w:val="65483985"/>
    <w:rsid w:val="65498F64"/>
    <w:rsid w:val="654ACA71"/>
    <w:rsid w:val="65503FFE"/>
    <w:rsid w:val="65533F46"/>
    <w:rsid w:val="65554EDC"/>
    <w:rsid w:val="65556E48"/>
    <w:rsid w:val="655A4BEB"/>
    <w:rsid w:val="655F1106"/>
    <w:rsid w:val="656B0396"/>
    <w:rsid w:val="65709559"/>
    <w:rsid w:val="65713B0D"/>
    <w:rsid w:val="65734F37"/>
    <w:rsid w:val="65735F0C"/>
    <w:rsid w:val="6573800A"/>
    <w:rsid w:val="65759FD3"/>
    <w:rsid w:val="657EBBF7"/>
    <w:rsid w:val="657F77CE"/>
    <w:rsid w:val="65820934"/>
    <w:rsid w:val="65856044"/>
    <w:rsid w:val="6586BF5E"/>
    <w:rsid w:val="658A5D15"/>
    <w:rsid w:val="658EC2F8"/>
    <w:rsid w:val="6591DA10"/>
    <w:rsid w:val="659ED058"/>
    <w:rsid w:val="65A0B34D"/>
    <w:rsid w:val="65A43DDD"/>
    <w:rsid w:val="65A63710"/>
    <w:rsid w:val="65A727EE"/>
    <w:rsid w:val="65A74953"/>
    <w:rsid w:val="65A8364D"/>
    <w:rsid w:val="65ABE53F"/>
    <w:rsid w:val="65AD265D"/>
    <w:rsid w:val="65AF0B7C"/>
    <w:rsid w:val="65AF292F"/>
    <w:rsid w:val="65B3FB4A"/>
    <w:rsid w:val="65B41935"/>
    <w:rsid w:val="65B8455D"/>
    <w:rsid w:val="65BB7831"/>
    <w:rsid w:val="65BCB44D"/>
    <w:rsid w:val="65C01B54"/>
    <w:rsid w:val="65C0852D"/>
    <w:rsid w:val="65C19E23"/>
    <w:rsid w:val="65C20EC1"/>
    <w:rsid w:val="65C33561"/>
    <w:rsid w:val="65C3B6AE"/>
    <w:rsid w:val="65C843E9"/>
    <w:rsid w:val="65CBE944"/>
    <w:rsid w:val="65CFB80D"/>
    <w:rsid w:val="65D0D1F1"/>
    <w:rsid w:val="65D6DFB9"/>
    <w:rsid w:val="65DCECC7"/>
    <w:rsid w:val="65DEB1E5"/>
    <w:rsid w:val="65DEF82E"/>
    <w:rsid w:val="65E075CC"/>
    <w:rsid w:val="65E19B96"/>
    <w:rsid w:val="65E1AE57"/>
    <w:rsid w:val="65E638EE"/>
    <w:rsid w:val="65E68A4E"/>
    <w:rsid w:val="65E7218E"/>
    <w:rsid w:val="65ED2CA6"/>
    <w:rsid w:val="65F14A3B"/>
    <w:rsid w:val="65FEFDE7"/>
    <w:rsid w:val="65FF13EE"/>
    <w:rsid w:val="6604E281"/>
    <w:rsid w:val="6605A6C7"/>
    <w:rsid w:val="66076573"/>
    <w:rsid w:val="660D963B"/>
    <w:rsid w:val="661428A5"/>
    <w:rsid w:val="6615F4D5"/>
    <w:rsid w:val="661637D6"/>
    <w:rsid w:val="661723E1"/>
    <w:rsid w:val="661D0942"/>
    <w:rsid w:val="661E4266"/>
    <w:rsid w:val="661FEE76"/>
    <w:rsid w:val="662093C2"/>
    <w:rsid w:val="6620E49B"/>
    <w:rsid w:val="6622F7A0"/>
    <w:rsid w:val="6625D346"/>
    <w:rsid w:val="6626842A"/>
    <w:rsid w:val="6633FE9D"/>
    <w:rsid w:val="6634F85E"/>
    <w:rsid w:val="6635873A"/>
    <w:rsid w:val="66376F6E"/>
    <w:rsid w:val="663A9460"/>
    <w:rsid w:val="663E516C"/>
    <w:rsid w:val="6643C0D4"/>
    <w:rsid w:val="664AD3CB"/>
    <w:rsid w:val="664B6F0E"/>
    <w:rsid w:val="66504E77"/>
    <w:rsid w:val="66518B5B"/>
    <w:rsid w:val="6652D967"/>
    <w:rsid w:val="665F05A5"/>
    <w:rsid w:val="666E8D54"/>
    <w:rsid w:val="66707E40"/>
    <w:rsid w:val="6670AC66"/>
    <w:rsid w:val="6673E431"/>
    <w:rsid w:val="66797DB1"/>
    <w:rsid w:val="667B70CF"/>
    <w:rsid w:val="667C13BD"/>
    <w:rsid w:val="667F0BFE"/>
    <w:rsid w:val="667F97AD"/>
    <w:rsid w:val="66808B8A"/>
    <w:rsid w:val="668E9D6B"/>
    <w:rsid w:val="668F75A5"/>
    <w:rsid w:val="668FC125"/>
    <w:rsid w:val="66960A0A"/>
    <w:rsid w:val="66979A89"/>
    <w:rsid w:val="669A98CD"/>
    <w:rsid w:val="669E975A"/>
    <w:rsid w:val="66A10415"/>
    <w:rsid w:val="66A13CE5"/>
    <w:rsid w:val="66A22D8E"/>
    <w:rsid w:val="66A2628D"/>
    <w:rsid w:val="66A6CD33"/>
    <w:rsid w:val="66B06E99"/>
    <w:rsid w:val="66B5A3A4"/>
    <w:rsid w:val="66B84128"/>
    <w:rsid w:val="66BB9DF6"/>
    <w:rsid w:val="66BF5A05"/>
    <w:rsid w:val="66BFD67F"/>
    <w:rsid w:val="66C0BE7D"/>
    <w:rsid w:val="66C61F2A"/>
    <w:rsid w:val="66C7F806"/>
    <w:rsid w:val="66C8EFDD"/>
    <w:rsid w:val="66CA78C1"/>
    <w:rsid w:val="66D54A64"/>
    <w:rsid w:val="66D840CE"/>
    <w:rsid w:val="66D947C5"/>
    <w:rsid w:val="66DB0E80"/>
    <w:rsid w:val="66DD4F34"/>
    <w:rsid w:val="66E16535"/>
    <w:rsid w:val="66E1713B"/>
    <w:rsid w:val="66E7F991"/>
    <w:rsid w:val="66E9CAFA"/>
    <w:rsid w:val="66EAC721"/>
    <w:rsid w:val="66F3CBC9"/>
    <w:rsid w:val="66F469B3"/>
    <w:rsid w:val="66F6D5B1"/>
    <w:rsid w:val="66FC730B"/>
    <w:rsid w:val="66FD7F86"/>
    <w:rsid w:val="66FFB5C3"/>
    <w:rsid w:val="67047F27"/>
    <w:rsid w:val="670E9975"/>
    <w:rsid w:val="67105809"/>
    <w:rsid w:val="671652BB"/>
    <w:rsid w:val="67165B0E"/>
    <w:rsid w:val="67183092"/>
    <w:rsid w:val="671957D6"/>
    <w:rsid w:val="6719CC19"/>
    <w:rsid w:val="671A0830"/>
    <w:rsid w:val="671F095E"/>
    <w:rsid w:val="672154BF"/>
    <w:rsid w:val="6726767E"/>
    <w:rsid w:val="67285945"/>
    <w:rsid w:val="67292FDE"/>
    <w:rsid w:val="6729F1FD"/>
    <w:rsid w:val="672B1986"/>
    <w:rsid w:val="67387EB7"/>
    <w:rsid w:val="67389CA0"/>
    <w:rsid w:val="673ACF7D"/>
    <w:rsid w:val="6740B110"/>
    <w:rsid w:val="6743E5CF"/>
    <w:rsid w:val="6746051C"/>
    <w:rsid w:val="674B8EE7"/>
    <w:rsid w:val="6750F4FE"/>
    <w:rsid w:val="675998C6"/>
    <w:rsid w:val="675CBA6D"/>
    <w:rsid w:val="675FC51F"/>
    <w:rsid w:val="6762456C"/>
    <w:rsid w:val="6763CD2D"/>
    <w:rsid w:val="6764E082"/>
    <w:rsid w:val="67653FEE"/>
    <w:rsid w:val="67792862"/>
    <w:rsid w:val="67794ECE"/>
    <w:rsid w:val="6779846F"/>
    <w:rsid w:val="677A1775"/>
    <w:rsid w:val="677B85BA"/>
    <w:rsid w:val="677BDEC4"/>
    <w:rsid w:val="67801CA4"/>
    <w:rsid w:val="6783EFBC"/>
    <w:rsid w:val="67851564"/>
    <w:rsid w:val="678F29CA"/>
    <w:rsid w:val="67924CE0"/>
    <w:rsid w:val="679313FB"/>
    <w:rsid w:val="679742E6"/>
    <w:rsid w:val="6799268B"/>
    <w:rsid w:val="67A521E1"/>
    <w:rsid w:val="67ACA8BE"/>
    <w:rsid w:val="67AE768F"/>
    <w:rsid w:val="67AFCC8C"/>
    <w:rsid w:val="67B16868"/>
    <w:rsid w:val="67B32626"/>
    <w:rsid w:val="67B3A15F"/>
    <w:rsid w:val="67B4222E"/>
    <w:rsid w:val="67B98ED0"/>
    <w:rsid w:val="67CE43A2"/>
    <w:rsid w:val="67D06A7B"/>
    <w:rsid w:val="67D1A773"/>
    <w:rsid w:val="67DAD531"/>
    <w:rsid w:val="67DB56F2"/>
    <w:rsid w:val="67E3678C"/>
    <w:rsid w:val="67EAC4C7"/>
    <w:rsid w:val="67EE0787"/>
    <w:rsid w:val="67F2CDB0"/>
    <w:rsid w:val="67F8E361"/>
    <w:rsid w:val="67FA5FE1"/>
    <w:rsid w:val="67FA937F"/>
    <w:rsid w:val="67FCCC6C"/>
    <w:rsid w:val="67FE4CEA"/>
    <w:rsid w:val="6800E580"/>
    <w:rsid w:val="68030CC3"/>
    <w:rsid w:val="6803DBA8"/>
    <w:rsid w:val="68055BF3"/>
    <w:rsid w:val="6807A942"/>
    <w:rsid w:val="680F92E0"/>
    <w:rsid w:val="680FF1A3"/>
    <w:rsid w:val="6810BDC7"/>
    <w:rsid w:val="68119652"/>
    <w:rsid w:val="6812FCDA"/>
    <w:rsid w:val="6814BBA3"/>
    <w:rsid w:val="6815A7CB"/>
    <w:rsid w:val="68172A49"/>
    <w:rsid w:val="68176336"/>
    <w:rsid w:val="681E5D63"/>
    <w:rsid w:val="68205EDD"/>
    <w:rsid w:val="6825086B"/>
    <w:rsid w:val="6826A896"/>
    <w:rsid w:val="6829447F"/>
    <w:rsid w:val="682A4340"/>
    <w:rsid w:val="682EAB32"/>
    <w:rsid w:val="683524F9"/>
    <w:rsid w:val="6837361A"/>
    <w:rsid w:val="683A2EA7"/>
    <w:rsid w:val="68447759"/>
    <w:rsid w:val="685023AB"/>
    <w:rsid w:val="6853BD9A"/>
    <w:rsid w:val="685627E2"/>
    <w:rsid w:val="6858CC8A"/>
    <w:rsid w:val="6859F7F2"/>
    <w:rsid w:val="68609D08"/>
    <w:rsid w:val="68670005"/>
    <w:rsid w:val="6867796D"/>
    <w:rsid w:val="68692D2B"/>
    <w:rsid w:val="686DE68A"/>
    <w:rsid w:val="6876F114"/>
    <w:rsid w:val="68773C37"/>
    <w:rsid w:val="6879863B"/>
    <w:rsid w:val="68800655"/>
    <w:rsid w:val="6880B34C"/>
    <w:rsid w:val="6880E21D"/>
    <w:rsid w:val="6885F45C"/>
    <w:rsid w:val="688736C9"/>
    <w:rsid w:val="6899ED26"/>
    <w:rsid w:val="689CD8AD"/>
    <w:rsid w:val="689D3338"/>
    <w:rsid w:val="68A24DD5"/>
    <w:rsid w:val="68B0724E"/>
    <w:rsid w:val="68B8D40C"/>
    <w:rsid w:val="68BA4AA8"/>
    <w:rsid w:val="68BA5A44"/>
    <w:rsid w:val="68C53636"/>
    <w:rsid w:val="68C55951"/>
    <w:rsid w:val="68C63DF2"/>
    <w:rsid w:val="68C6476E"/>
    <w:rsid w:val="68C69D9C"/>
    <w:rsid w:val="68C8BF77"/>
    <w:rsid w:val="68D0E1B9"/>
    <w:rsid w:val="68D9F2E4"/>
    <w:rsid w:val="68DCD7A4"/>
    <w:rsid w:val="68E4AB06"/>
    <w:rsid w:val="68EA2E96"/>
    <w:rsid w:val="68FA511E"/>
    <w:rsid w:val="68FC14E0"/>
    <w:rsid w:val="69000C64"/>
    <w:rsid w:val="6903E025"/>
    <w:rsid w:val="690BF3A6"/>
    <w:rsid w:val="690C3000"/>
    <w:rsid w:val="690D54C1"/>
    <w:rsid w:val="691174CD"/>
    <w:rsid w:val="691722CC"/>
    <w:rsid w:val="6917535D"/>
    <w:rsid w:val="6919BCCE"/>
    <w:rsid w:val="691AEF85"/>
    <w:rsid w:val="6921E090"/>
    <w:rsid w:val="6922A636"/>
    <w:rsid w:val="6925894E"/>
    <w:rsid w:val="692992F6"/>
    <w:rsid w:val="692A0344"/>
    <w:rsid w:val="692A69BF"/>
    <w:rsid w:val="692D1685"/>
    <w:rsid w:val="693B9CA1"/>
    <w:rsid w:val="693D5AB0"/>
    <w:rsid w:val="69489544"/>
    <w:rsid w:val="6948ED72"/>
    <w:rsid w:val="6949BA98"/>
    <w:rsid w:val="69535BDC"/>
    <w:rsid w:val="695A36CA"/>
    <w:rsid w:val="695C14EC"/>
    <w:rsid w:val="6960A495"/>
    <w:rsid w:val="696134A2"/>
    <w:rsid w:val="69639D9D"/>
    <w:rsid w:val="69667B79"/>
    <w:rsid w:val="696B4472"/>
    <w:rsid w:val="696C9472"/>
    <w:rsid w:val="696E2DE5"/>
    <w:rsid w:val="69716810"/>
    <w:rsid w:val="69747BEA"/>
    <w:rsid w:val="697491EE"/>
    <w:rsid w:val="697A9542"/>
    <w:rsid w:val="697B65CD"/>
    <w:rsid w:val="697DD2D6"/>
    <w:rsid w:val="697F343F"/>
    <w:rsid w:val="69810069"/>
    <w:rsid w:val="6983B1D5"/>
    <w:rsid w:val="6985DBB6"/>
    <w:rsid w:val="6985F3FC"/>
    <w:rsid w:val="698916E0"/>
    <w:rsid w:val="698CD0C1"/>
    <w:rsid w:val="6999BA5F"/>
    <w:rsid w:val="699ACE7F"/>
    <w:rsid w:val="69A39584"/>
    <w:rsid w:val="69A48CE1"/>
    <w:rsid w:val="69A7BBD6"/>
    <w:rsid w:val="69A9CEFF"/>
    <w:rsid w:val="69AA6BA0"/>
    <w:rsid w:val="69AB7BBF"/>
    <w:rsid w:val="69B5BAE4"/>
    <w:rsid w:val="69BB6406"/>
    <w:rsid w:val="69C4157A"/>
    <w:rsid w:val="69C52B4C"/>
    <w:rsid w:val="69CBFA6C"/>
    <w:rsid w:val="69CC2EF8"/>
    <w:rsid w:val="69CCF906"/>
    <w:rsid w:val="69CFC0BD"/>
    <w:rsid w:val="69D4D525"/>
    <w:rsid w:val="69D79410"/>
    <w:rsid w:val="69D870A8"/>
    <w:rsid w:val="69DAB78B"/>
    <w:rsid w:val="69DABAE8"/>
    <w:rsid w:val="69DD9F1B"/>
    <w:rsid w:val="69E35C93"/>
    <w:rsid w:val="69F63CDD"/>
    <w:rsid w:val="69F70544"/>
    <w:rsid w:val="69F83B18"/>
    <w:rsid w:val="69FB9422"/>
    <w:rsid w:val="69FBCB77"/>
    <w:rsid w:val="6A004F77"/>
    <w:rsid w:val="6A0A155D"/>
    <w:rsid w:val="6A0F7495"/>
    <w:rsid w:val="6A148E0C"/>
    <w:rsid w:val="6A151F55"/>
    <w:rsid w:val="6A172C6C"/>
    <w:rsid w:val="6A1BE1B9"/>
    <w:rsid w:val="6A1CDC34"/>
    <w:rsid w:val="6A1E87B1"/>
    <w:rsid w:val="6A2A2DEC"/>
    <w:rsid w:val="6A2AF4AA"/>
    <w:rsid w:val="6A2EC3CE"/>
    <w:rsid w:val="6A340295"/>
    <w:rsid w:val="6A3404B2"/>
    <w:rsid w:val="6A378612"/>
    <w:rsid w:val="6A37FCA8"/>
    <w:rsid w:val="6A386CB3"/>
    <w:rsid w:val="6A4D3FC9"/>
    <w:rsid w:val="6A56513B"/>
    <w:rsid w:val="6A57747F"/>
    <w:rsid w:val="6A586EA4"/>
    <w:rsid w:val="6A5A772E"/>
    <w:rsid w:val="6A5A7B2F"/>
    <w:rsid w:val="6A5DCE06"/>
    <w:rsid w:val="6A61283D"/>
    <w:rsid w:val="6A6D8B9C"/>
    <w:rsid w:val="6A7191D1"/>
    <w:rsid w:val="6A723BBE"/>
    <w:rsid w:val="6A728087"/>
    <w:rsid w:val="6A7883D5"/>
    <w:rsid w:val="6A791CCC"/>
    <w:rsid w:val="6A7ED9DF"/>
    <w:rsid w:val="6A7EFC9B"/>
    <w:rsid w:val="6A81718D"/>
    <w:rsid w:val="6A8E15FE"/>
    <w:rsid w:val="6A9807A7"/>
    <w:rsid w:val="6A9A1A6B"/>
    <w:rsid w:val="6AA2FDC7"/>
    <w:rsid w:val="6AA8FEF7"/>
    <w:rsid w:val="6AB442DE"/>
    <w:rsid w:val="6AB726C9"/>
    <w:rsid w:val="6ABC9DCC"/>
    <w:rsid w:val="6ABE57D0"/>
    <w:rsid w:val="6AC22CF6"/>
    <w:rsid w:val="6AC79F0E"/>
    <w:rsid w:val="6AC827A4"/>
    <w:rsid w:val="6ACA2DEF"/>
    <w:rsid w:val="6ACDCB25"/>
    <w:rsid w:val="6AD7F577"/>
    <w:rsid w:val="6AD95DDD"/>
    <w:rsid w:val="6ADA6711"/>
    <w:rsid w:val="6ADB1D4D"/>
    <w:rsid w:val="6ADD032C"/>
    <w:rsid w:val="6ADDDA37"/>
    <w:rsid w:val="6ADE0FA9"/>
    <w:rsid w:val="6AE0A8BD"/>
    <w:rsid w:val="6AE5DB31"/>
    <w:rsid w:val="6AE9C3E2"/>
    <w:rsid w:val="6AEC3888"/>
    <w:rsid w:val="6AEF0A35"/>
    <w:rsid w:val="6AF19FC7"/>
    <w:rsid w:val="6AF3A94D"/>
    <w:rsid w:val="6AF7720A"/>
    <w:rsid w:val="6AF80028"/>
    <w:rsid w:val="6B02AC38"/>
    <w:rsid w:val="6B08358F"/>
    <w:rsid w:val="6B0DDFD0"/>
    <w:rsid w:val="6B1209A9"/>
    <w:rsid w:val="6B1529F1"/>
    <w:rsid w:val="6B1CFEB2"/>
    <w:rsid w:val="6B1EB441"/>
    <w:rsid w:val="6B223B2B"/>
    <w:rsid w:val="6B234AA0"/>
    <w:rsid w:val="6B2C1A92"/>
    <w:rsid w:val="6B2C9DED"/>
    <w:rsid w:val="6B2CF47C"/>
    <w:rsid w:val="6B3754EB"/>
    <w:rsid w:val="6B40E9D4"/>
    <w:rsid w:val="6B42088F"/>
    <w:rsid w:val="6B452161"/>
    <w:rsid w:val="6B47A977"/>
    <w:rsid w:val="6B51D503"/>
    <w:rsid w:val="6B549C77"/>
    <w:rsid w:val="6B599B98"/>
    <w:rsid w:val="6B5A2185"/>
    <w:rsid w:val="6B5C0C4E"/>
    <w:rsid w:val="6B5F06AD"/>
    <w:rsid w:val="6B631FB3"/>
    <w:rsid w:val="6B650189"/>
    <w:rsid w:val="6B67B6F6"/>
    <w:rsid w:val="6B690799"/>
    <w:rsid w:val="6B694C35"/>
    <w:rsid w:val="6B6C3A56"/>
    <w:rsid w:val="6B6CA383"/>
    <w:rsid w:val="6B7AD5AB"/>
    <w:rsid w:val="6B7B031F"/>
    <w:rsid w:val="6B7CD697"/>
    <w:rsid w:val="6B7D6CA0"/>
    <w:rsid w:val="6B7FFD7D"/>
    <w:rsid w:val="6B80945B"/>
    <w:rsid w:val="6B80F687"/>
    <w:rsid w:val="6B81C911"/>
    <w:rsid w:val="6B845B70"/>
    <w:rsid w:val="6B84CB8A"/>
    <w:rsid w:val="6B84E076"/>
    <w:rsid w:val="6B87F476"/>
    <w:rsid w:val="6B89AB9E"/>
    <w:rsid w:val="6B8FC99D"/>
    <w:rsid w:val="6B93A357"/>
    <w:rsid w:val="6B94A9B0"/>
    <w:rsid w:val="6B96905B"/>
    <w:rsid w:val="6BA41FBC"/>
    <w:rsid w:val="6BA904D8"/>
    <w:rsid w:val="6BAD7A1B"/>
    <w:rsid w:val="6BADD9FC"/>
    <w:rsid w:val="6BB0CE46"/>
    <w:rsid w:val="6BB0DE55"/>
    <w:rsid w:val="6BB4327C"/>
    <w:rsid w:val="6BB4A292"/>
    <w:rsid w:val="6BB50308"/>
    <w:rsid w:val="6BB70034"/>
    <w:rsid w:val="6BB8B6B9"/>
    <w:rsid w:val="6BB8E64F"/>
    <w:rsid w:val="6BB92887"/>
    <w:rsid w:val="6BB9CB7C"/>
    <w:rsid w:val="6BBA6691"/>
    <w:rsid w:val="6BBD3759"/>
    <w:rsid w:val="6BC61C5F"/>
    <w:rsid w:val="6BC6A640"/>
    <w:rsid w:val="6BC98A5C"/>
    <w:rsid w:val="6BCCC09A"/>
    <w:rsid w:val="6BCF42DA"/>
    <w:rsid w:val="6BD0B05D"/>
    <w:rsid w:val="6BD0D376"/>
    <w:rsid w:val="6BD1F16A"/>
    <w:rsid w:val="6BD6081B"/>
    <w:rsid w:val="6BD6FAAB"/>
    <w:rsid w:val="6BD97D28"/>
    <w:rsid w:val="6BDBE6B2"/>
    <w:rsid w:val="6BE13943"/>
    <w:rsid w:val="6BE20185"/>
    <w:rsid w:val="6BE6623B"/>
    <w:rsid w:val="6BED3B6C"/>
    <w:rsid w:val="6BEEE5CA"/>
    <w:rsid w:val="6BEEF4BE"/>
    <w:rsid w:val="6BF3D6AA"/>
    <w:rsid w:val="6BF59972"/>
    <w:rsid w:val="6BFBBFAB"/>
    <w:rsid w:val="6BFE4515"/>
    <w:rsid w:val="6C0240D4"/>
    <w:rsid w:val="6C05D22F"/>
    <w:rsid w:val="6C071ADD"/>
    <w:rsid w:val="6C08161B"/>
    <w:rsid w:val="6C0962BA"/>
    <w:rsid w:val="6C0F56DE"/>
    <w:rsid w:val="6C0FB113"/>
    <w:rsid w:val="6C120232"/>
    <w:rsid w:val="6C12FEFC"/>
    <w:rsid w:val="6C16C84F"/>
    <w:rsid w:val="6C174E60"/>
    <w:rsid w:val="6C1A8816"/>
    <w:rsid w:val="6C1ABB91"/>
    <w:rsid w:val="6C1F3192"/>
    <w:rsid w:val="6C20249D"/>
    <w:rsid w:val="6C29B71B"/>
    <w:rsid w:val="6C2A8052"/>
    <w:rsid w:val="6C2B9A7B"/>
    <w:rsid w:val="6C3299D7"/>
    <w:rsid w:val="6C33B1F1"/>
    <w:rsid w:val="6C39B1F4"/>
    <w:rsid w:val="6C3B92B2"/>
    <w:rsid w:val="6C41F111"/>
    <w:rsid w:val="6C48245A"/>
    <w:rsid w:val="6C48E734"/>
    <w:rsid w:val="6C491F41"/>
    <w:rsid w:val="6C492A07"/>
    <w:rsid w:val="6C498784"/>
    <w:rsid w:val="6C4A69B7"/>
    <w:rsid w:val="6C4C41B6"/>
    <w:rsid w:val="6C4DE433"/>
    <w:rsid w:val="6C562958"/>
    <w:rsid w:val="6C5C4650"/>
    <w:rsid w:val="6C5E0ADD"/>
    <w:rsid w:val="6C5E2AE8"/>
    <w:rsid w:val="6C643B15"/>
    <w:rsid w:val="6C65782A"/>
    <w:rsid w:val="6C6F0A71"/>
    <w:rsid w:val="6C7346C4"/>
    <w:rsid w:val="6C743A69"/>
    <w:rsid w:val="6C76590C"/>
    <w:rsid w:val="6C7AE23F"/>
    <w:rsid w:val="6C7B57AA"/>
    <w:rsid w:val="6C850E6C"/>
    <w:rsid w:val="6C888B0A"/>
    <w:rsid w:val="6C8E168B"/>
    <w:rsid w:val="6C95939A"/>
    <w:rsid w:val="6C9A1741"/>
    <w:rsid w:val="6C9D22DE"/>
    <w:rsid w:val="6C9DF116"/>
    <w:rsid w:val="6CA0029E"/>
    <w:rsid w:val="6CA23C71"/>
    <w:rsid w:val="6CAA3935"/>
    <w:rsid w:val="6CB99C33"/>
    <w:rsid w:val="6CBA9AB1"/>
    <w:rsid w:val="6CC0FF65"/>
    <w:rsid w:val="6CC161DC"/>
    <w:rsid w:val="6CC25D14"/>
    <w:rsid w:val="6CC26620"/>
    <w:rsid w:val="6CC7805C"/>
    <w:rsid w:val="6CC8433F"/>
    <w:rsid w:val="6CCF2854"/>
    <w:rsid w:val="6CCFA168"/>
    <w:rsid w:val="6CD0D441"/>
    <w:rsid w:val="6CD7A3A8"/>
    <w:rsid w:val="6CDD34D7"/>
    <w:rsid w:val="6CEBE0C3"/>
    <w:rsid w:val="6CEC8ABD"/>
    <w:rsid w:val="6CEE1EEB"/>
    <w:rsid w:val="6CF1E86C"/>
    <w:rsid w:val="6CF6FA2E"/>
    <w:rsid w:val="6CF91C49"/>
    <w:rsid w:val="6CF9B583"/>
    <w:rsid w:val="6CFA100D"/>
    <w:rsid w:val="6CFF9687"/>
    <w:rsid w:val="6D00926B"/>
    <w:rsid w:val="6D06AAEC"/>
    <w:rsid w:val="6D0B6CAD"/>
    <w:rsid w:val="6D0D81AF"/>
    <w:rsid w:val="6D0DCB42"/>
    <w:rsid w:val="6D0DDCAC"/>
    <w:rsid w:val="6D0F6EA9"/>
    <w:rsid w:val="6D113002"/>
    <w:rsid w:val="6D13F706"/>
    <w:rsid w:val="6D155F1D"/>
    <w:rsid w:val="6D15906B"/>
    <w:rsid w:val="6D173624"/>
    <w:rsid w:val="6D1D921A"/>
    <w:rsid w:val="6D1DAAA8"/>
    <w:rsid w:val="6D213D9C"/>
    <w:rsid w:val="6D225914"/>
    <w:rsid w:val="6D2755B1"/>
    <w:rsid w:val="6D2A9F7D"/>
    <w:rsid w:val="6D2B4676"/>
    <w:rsid w:val="6D2D586E"/>
    <w:rsid w:val="6D2EE20E"/>
    <w:rsid w:val="6D384A75"/>
    <w:rsid w:val="6D394487"/>
    <w:rsid w:val="6D428501"/>
    <w:rsid w:val="6D49BDE3"/>
    <w:rsid w:val="6D4C82ED"/>
    <w:rsid w:val="6D52B284"/>
    <w:rsid w:val="6D55ADEF"/>
    <w:rsid w:val="6D55FC23"/>
    <w:rsid w:val="6D5DFD7E"/>
    <w:rsid w:val="6D607109"/>
    <w:rsid w:val="6D69704F"/>
    <w:rsid w:val="6D6A85F5"/>
    <w:rsid w:val="6D73B7EB"/>
    <w:rsid w:val="6D74D962"/>
    <w:rsid w:val="6D756390"/>
    <w:rsid w:val="6D763850"/>
    <w:rsid w:val="6D7A26F3"/>
    <w:rsid w:val="6D7D0A1D"/>
    <w:rsid w:val="6D7D92C7"/>
    <w:rsid w:val="6D7FF943"/>
    <w:rsid w:val="6D80C68A"/>
    <w:rsid w:val="6D80E691"/>
    <w:rsid w:val="6D8404FC"/>
    <w:rsid w:val="6D8AFF03"/>
    <w:rsid w:val="6D8C6371"/>
    <w:rsid w:val="6D8FB9EC"/>
    <w:rsid w:val="6D9734E1"/>
    <w:rsid w:val="6D97552F"/>
    <w:rsid w:val="6D9757E2"/>
    <w:rsid w:val="6D97DFFC"/>
    <w:rsid w:val="6D9D46FD"/>
    <w:rsid w:val="6D9D9112"/>
    <w:rsid w:val="6D9E3D76"/>
    <w:rsid w:val="6DA2B796"/>
    <w:rsid w:val="6DA3F3D9"/>
    <w:rsid w:val="6DA69482"/>
    <w:rsid w:val="6DAA4AE9"/>
    <w:rsid w:val="6DADC396"/>
    <w:rsid w:val="6DB0D553"/>
    <w:rsid w:val="6DB29A1E"/>
    <w:rsid w:val="6DBBD18D"/>
    <w:rsid w:val="6DBF9E99"/>
    <w:rsid w:val="6DC05A6A"/>
    <w:rsid w:val="6DC306D2"/>
    <w:rsid w:val="6DC37D41"/>
    <w:rsid w:val="6DC72981"/>
    <w:rsid w:val="6DCA1862"/>
    <w:rsid w:val="6DCBEA98"/>
    <w:rsid w:val="6DCF2793"/>
    <w:rsid w:val="6DD0C71B"/>
    <w:rsid w:val="6DD86A7C"/>
    <w:rsid w:val="6DDA7DB8"/>
    <w:rsid w:val="6DDAB5BB"/>
    <w:rsid w:val="6DDBB9BB"/>
    <w:rsid w:val="6DDBC234"/>
    <w:rsid w:val="6DDCFEA1"/>
    <w:rsid w:val="6DE6F5B7"/>
    <w:rsid w:val="6DE86CFF"/>
    <w:rsid w:val="6DEA45CD"/>
    <w:rsid w:val="6DF0734E"/>
    <w:rsid w:val="6DF077B4"/>
    <w:rsid w:val="6DF1AAB0"/>
    <w:rsid w:val="6DF47F43"/>
    <w:rsid w:val="6DFCCB18"/>
    <w:rsid w:val="6DFE60C3"/>
    <w:rsid w:val="6E083066"/>
    <w:rsid w:val="6E0A4333"/>
    <w:rsid w:val="6E0B5A2F"/>
    <w:rsid w:val="6E0C80B9"/>
    <w:rsid w:val="6E0CF730"/>
    <w:rsid w:val="6E11124E"/>
    <w:rsid w:val="6E11B98A"/>
    <w:rsid w:val="6E1311AC"/>
    <w:rsid w:val="6E16D68E"/>
    <w:rsid w:val="6E1B1C5A"/>
    <w:rsid w:val="6E1E940F"/>
    <w:rsid w:val="6E1F5F82"/>
    <w:rsid w:val="6E24DDD2"/>
    <w:rsid w:val="6E2B81C3"/>
    <w:rsid w:val="6E38B504"/>
    <w:rsid w:val="6E3E2069"/>
    <w:rsid w:val="6E418320"/>
    <w:rsid w:val="6E4193D0"/>
    <w:rsid w:val="6E4267C8"/>
    <w:rsid w:val="6E43DB07"/>
    <w:rsid w:val="6E48F0EF"/>
    <w:rsid w:val="6E554605"/>
    <w:rsid w:val="6E5896E1"/>
    <w:rsid w:val="6E597DC7"/>
    <w:rsid w:val="6E6C3924"/>
    <w:rsid w:val="6E752A8F"/>
    <w:rsid w:val="6E780E2D"/>
    <w:rsid w:val="6E7A6B6B"/>
    <w:rsid w:val="6E8091CF"/>
    <w:rsid w:val="6E812354"/>
    <w:rsid w:val="6E8DB1A6"/>
    <w:rsid w:val="6E8EC38C"/>
    <w:rsid w:val="6E94268D"/>
    <w:rsid w:val="6E957D81"/>
    <w:rsid w:val="6E96CDD1"/>
    <w:rsid w:val="6E9726C6"/>
    <w:rsid w:val="6E975D80"/>
    <w:rsid w:val="6E987BBB"/>
    <w:rsid w:val="6E99ECE8"/>
    <w:rsid w:val="6E9ECBB7"/>
    <w:rsid w:val="6E9F2FDE"/>
    <w:rsid w:val="6EA1CC62"/>
    <w:rsid w:val="6EA510AA"/>
    <w:rsid w:val="6EAD3E89"/>
    <w:rsid w:val="6EB368C3"/>
    <w:rsid w:val="6EB6BD0E"/>
    <w:rsid w:val="6EB7FC09"/>
    <w:rsid w:val="6EBA651D"/>
    <w:rsid w:val="6EC39C13"/>
    <w:rsid w:val="6EC9F833"/>
    <w:rsid w:val="6ECDFC7F"/>
    <w:rsid w:val="6EDB7A2E"/>
    <w:rsid w:val="6EDE4577"/>
    <w:rsid w:val="6EE2CFB9"/>
    <w:rsid w:val="6EE6A3E2"/>
    <w:rsid w:val="6EEB241E"/>
    <w:rsid w:val="6EED350E"/>
    <w:rsid w:val="6EEF883B"/>
    <w:rsid w:val="6EF2A199"/>
    <w:rsid w:val="6EFD8019"/>
    <w:rsid w:val="6EFFBBB8"/>
    <w:rsid w:val="6F01EA97"/>
    <w:rsid w:val="6F02D0D4"/>
    <w:rsid w:val="6F10E79B"/>
    <w:rsid w:val="6F119C2F"/>
    <w:rsid w:val="6F11E176"/>
    <w:rsid w:val="6F1855EE"/>
    <w:rsid w:val="6F195863"/>
    <w:rsid w:val="6F1CB21D"/>
    <w:rsid w:val="6F1D99EA"/>
    <w:rsid w:val="6F211E1A"/>
    <w:rsid w:val="6F24C74C"/>
    <w:rsid w:val="6F3062A0"/>
    <w:rsid w:val="6F3BC514"/>
    <w:rsid w:val="6F3C4CF6"/>
    <w:rsid w:val="6F419517"/>
    <w:rsid w:val="6F424AEC"/>
    <w:rsid w:val="6F471605"/>
    <w:rsid w:val="6F511DB0"/>
    <w:rsid w:val="6F52EF00"/>
    <w:rsid w:val="6F5BBCE5"/>
    <w:rsid w:val="6F5EA3F5"/>
    <w:rsid w:val="6F649E59"/>
    <w:rsid w:val="6F675393"/>
    <w:rsid w:val="6F67D4F9"/>
    <w:rsid w:val="6F6C2E48"/>
    <w:rsid w:val="6F70586F"/>
    <w:rsid w:val="6F72A77E"/>
    <w:rsid w:val="6F73381E"/>
    <w:rsid w:val="6F75B0BE"/>
    <w:rsid w:val="6F76B041"/>
    <w:rsid w:val="6F78C21C"/>
    <w:rsid w:val="6F79301B"/>
    <w:rsid w:val="6F7A861A"/>
    <w:rsid w:val="6F7EF4B5"/>
    <w:rsid w:val="6F7F0D93"/>
    <w:rsid w:val="6F806D68"/>
    <w:rsid w:val="6F8456C0"/>
    <w:rsid w:val="6F84AB1E"/>
    <w:rsid w:val="6F8A330B"/>
    <w:rsid w:val="6F925A90"/>
    <w:rsid w:val="6F925EA2"/>
    <w:rsid w:val="6F938EB8"/>
    <w:rsid w:val="6F987C92"/>
    <w:rsid w:val="6F9999D0"/>
    <w:rsid w:val="6FA2789A"/>
    <w:rsid w:val="6FAE2FBE"/>
    <w:rsid w:val="6FB1B3D6"/>
    <w:rsid w:val="6FB286E4"/>
    <w:rsid w:val="6FBAE97B"/>
    <w:rsid w:val="6FBD3AD5"/>
    <w:rsid w:val="6FC30D63"/>
    <w:rsid w:val="6FD2295A"/>
    <w:rsid w:val="6FD3A035"/>
    <w:rsid w:val="6FD5728D"/>
    <w:rsid w:val="6FD8D46F"/>
    <w:rsid w:val="6FDA5597"/>
    <w:rsid w:val="6FDDA2F3"/>
    <w:rsid w:val="6FDF4BA2"/>
    <w:rsid w:val="6FDFC54B"/>
    <w:rsid w:val="6FE23E1E"/>
    <w:rsid w:val="6FE4A810"/>
    <w:rsid w:val="6FEE5DB0"/>
    <w:rsid w:val="6FF06034"/>
    <w:rsid w:val="6FF8F948"/>
    <w:rsid w:val="6FFA3A56"/>
    <w:rsid w:val="6FFCBCAD"/>
    <w:rsid w:val="6FFD0211"/>
    <w:rsid w:val="6FFE5B84"/>
    <w:rsid w:val="70050A1C"/>
    <w:rsid w:val="7005C631"/>
    <w:rsid w:val="700A43B8"/>
    <w:rsid w:val="700B23CC"/>
    <w:rsid w:val="700FD9B6"/>
    <w:rsid w:val="7011E6F5"/>
    <w:rsid w:val="70197F11"/>
    <w:rsid w:val="701B6C38"/>
    <w:rsid w:val="701D0DE6"/>
    <w:rsid w:val="701ED2D5"/>
    <w:rsid w:val="701EDC1F"/>
    <w:rsid w:val="7021D03C"/>
    <w:rsid w:val="70226844"/>
    <w:rsid w:val="702511F9"/>
    <w:rsid w:val="70287E4C"/>
    <w:rsid w:val="702DDEE0"/>
    <w:rsid w:val="702F6AA4"/>
    <w:rsid w:val="7032B4BC"/>
    <w:rsid w:val="703B3B0B"/>
    <w:rsid w:val="7041780E"/>
    <w:rsid w:val="7042C3B6"/>
    <w:rsid w:val="7043CE1D"/>
    <w:rsid w:val="7043EC0E"/>
    <w:rsid w:val="704AAE2B"/>
    <w:rsid w:val="704E9DD4"/>
    <w:rsid w:val="704FE1B4"/>
    <w:rsid w:val="7050B4CD"/>
    <w:rsid w:val="70590243"/>
    <w:rsid w:val="706C7500"/>
    <w:rsid w:val="706DD836"/>
    <w:rsid w:val="70744619"/>
    <w:rsid w:val="707CFF63"/>
    <w:rsid w:val="707D0F0A"/>
    <w:rsid w:val="707E2FFE"/>
    <w:rsid w:val="70817564"/>
    <w:rsid w:val="7081C287"/>
    <w:rsid w:val="7087111D"/>
    <w:rsid w:val="7088DB80"/>
    <w:rsid w:val="7089AD9A"/>
    <w:rsid w:val="708B392D"/>
    <w:rsid w:val="708E5986"/>
    <w:rsid w:val="708F6D58"/>
    <w:rsid w:val="7095C0F9"/>
    <w:rsid w:val="7095DA5E"/>
    <w:rsid w:val="7095FC61"/>
    <w:rsid w:val="709BA8B5"/>
    <w:rsid w:val="709BF20F"/>
    <w:rsid w:val="70A622E9"/>
    <w:rsid w:val="70B28715"/>
    <w:rsid w:val="70B2ED77"/>
    <w:rsid w:val="70BB5B4D"/>
    <w:rsid w:val="70BCF627"/>
    <w:rsid w:val="70C3A638"/>
    <w:rsid w:val="70C3EAAF"/>
    <w:rsid w:val="70C59489"/>
    <w:rsid w:val="70C7B4ED"/>
    <w:rsid w:val="70C88487"/>
    <w:rsid w:val="70C9491C"/>
    <w:rsid w:val="70CBAB43"/>
    <w:rsid w:val="70DB0D4D"/>
    <w:rsid w:val="70DC153C"/>
    <w:rsid w:val="70DDC658"/>
    <w:rsid w:val="70DFE6E6"/>
    <w:rsid w:val="70E02ECA"/>
    <w:rsid w:val="70E079CA"/>
    <w:rsid w:val="70E54E80"/>
    <w:rsid w:val="70E8613C"/>
    <w:rsid w:val="70E9AE91"/>
    <w:rsid w:val="70EBFED7"/>
    <w:rsid w:val="70EEC697"/>
    <w:rsid w:val="70F1BAD5"/>
    <w:rsid w:val="70F24643"/>
    <w:rsid w:val="70F8B46C"/>
    <w:rsid w:val="70FAB1B8"/>
    <w:rsid w:val="70FDB435"/>
    <w:rsid w:val="70FE0954"/>
    <w:rsid w:val="7100BD7E"/>
    <w:rsid w:val="7106BEDD"/>
    <w:rsid w:val="710BE6B8"/>
    <w:rsid w:val="710E0DB5"/>
    <w:rsid w:val="710E71E4"/>
    <w:rsid w:val="7114284A"/>
    <w:rsid w:val="7114893A"/>
    <w:rsid w:val="7118752D"/>
    <w:rsid w:val="711C8ADB"/>
    <w:rsid w:val="7121F6E3"/>
    <w:rsid w:val="71260936"/>
    <w:rsid w:val="7127A46E"/>
    <w:rsid w:val="71291DD4"/>
    <w:rsid w:val="71333B8B"/>
    <w:rsid w:val="71393A75"/>
    <w:rsid w:val="713A0974"/>
    <w:rsid w:val="713A49BC"/>
    <w:rsid w:val="713AD22B"/>
    <w:rsid w:val="713C30EB"/>
    <w:rsid w:val="713D40C3"/>
    <w:rsid w:val="7141450E"/>
    <w:rsid w:val="71425397"/>
    <w:rsid w:val="7142F477"/>
    <w:rsid w:val="714C44E2"/>
    <w:rsid w:val="71526131"/>
    <w:rsid w:val="7154FEF3"/>
    <w:rsid w:val="715F0350"/>
    <w:rsid w:val="71626A25"/>
    <w:rsid w:val="716681C4"/>
    <w:rsid w:val="716A08E3"/>
    <w:rsid w:val="716A744B"/>
    <w:rsid w:val="7170927D"/>
    <w:rsid w:val="717242CA"/>
    <w:rsid w:val="7173D2FA"/>
    <w:rsid w:val="71745AC8"/>
    <w:rsid w:val="71746530"/>
    <w:rsid w:val="717576BD"/>
    <w:rsid w:val="71789789"/>
    <w:rsid w:val="717B797A"/>
    <w:rsid w:val="717BB85C"/>
    <w:rsid w:val="71816E6E"/>
    <w:rsid w:val="71821E00"/>
    <w:rsid w:val="7182C027"/>
    <w:rsid w:val="7188BF56"/>
    <w:rsid w:val="718F2E29"/>
    <w:rsid w:val="718FE72A"/>
    <w:rsid w:val="7193B2EF"/>
    <w:rsid w:val="719B1BDE"/>
    <w:rsid w:val="719C0C52"/>
    <w:rsid w:val="71A3321D"/>
    <w:rsid w:val="71A3FC66"/>
    <w:rsid w:val="71A43A52"/>
    <w:rsid w:val="71A50495"/>
    <w:rsid w:val="71A5BC06"/>
    <w:rsid w:val="71A9E638"/>
    <w:rsid w:val="71AEB1F8"/>
    <w:rsid w:val="71B0F652"/>
    <w:rsid w:val="71B19AE4"/>
    <w:rsid w:val="71B2EDB4"/>
    <w:rsid w:val="71B57320"/>
    <w:rsid w:val="71B843A4"/>
    <w:rsid w:val="71BD0430"/>
    <w:rsid w:val="71BFA3A7"/>
    <w:rsid w:val="71C0B1A9"/>
    <w:rsid w:val="71C124E1"/>
    <w:rsid w:val="71C199F3"/>
    <w:rsid w:val="71C3BADA"/>
    <w:rsid w:val="71CA2D74"/>
    <w:rsid w:val="71CD5F69"/>
    <w:rsid w:val="71D93C38"/>
    <w:rsid w:val="71DC5762"/>
    <w:rsid w:val="71DFC04C"/>
    <w:rsid w:val="71E0E771"/>
    <w:rsid w:val="71E4B3DC"/>
    <w:rsid w:val="71E549E8"/>
    <w:rsid w:val="71E5E74D"/>
    <w:rsid w:val="71E8492D"/>
    <w:rsid w:val="71F1FB37"/>
    <w:rsid w:val="71F75400"/>
    <w:rsid w:val="71FA0D6F"/>
    <w:rsid w:val="71FC2C8F"/>
    <w:rsid w:val="71FD39FF"/>
    <w:rsid w:val="71FD76BF"/>
    <w:rsid w:val="71FE5192"/>
    <w:rsid w:val="72061677"/>
    <w:rsid w:val="720CC561"/>
    <w:rsid w:val="721617D2"/>
    <w:rsid w:val="721B3BB4"/>
    <w:rsid w:val="721DD287"/>
    <w:rsid w:val="721E3BD6"/>
    <w:rsid w:val="7222C5E5"/>
    <w:rsid w:val="72273B9A"/>
    <w:rsid w:val="72278D62"/>
    <w:rsid w:val="722A6D06"/>
    <w:rsid w:val="722AB7D0"/>
    <w:rsid w:val="7232F8E3"/>
    <w:rsid w:val="7235E0A9"/>
    <w:rsid w:val="72372EBD"/>
    <w:rsid w:val="723760D1"/>
    <w:rsid w:val="72394944"/>
    <w:rsid w:val="723EBD57"/>
    <w:rsid w:val="72444BA7"/>
    <w:rsid w:val="724A1F32"/>
    <w:rsid w:val="724E247F"/>
    <w:rsid w:val="7251EF92"/>
    <w:rsid w:val="72531734"/>
    <w:rsid w:val="72540E58"/>
    <w:rsid w:val="725577C6"/>
    <w:rsid w:val="7257C2B2"/>
    <w:rsid w:val="72613DD6"/>
    <w:rsid w:val="726649F1"/>
    <w:rsid w:val="7269D9FC"/>
    <w:rsid w:val="726A1DA2"/>
    <w:rsid w:val="726A2BF6"/>
    <w:rsid w:val="726B776E"/>
    <w:rsid w:val="726D069C"/>
    <w:rsid w:val="726D1861"/>
    <w:rsid w:val="72725E94"/>
    <w:rsid w:val="72750812"/>
    <w:rsid w:val="72767A63"/>
    <w:rsid w:val="72808720"/>
    <w:rsid w:val="7281397E"/>
    <w:rsid w:val="7283F85E"/>
    <w:rsid w:val="7286A71E"/>
    <w:rsid w:val="728A0F22"/>
    <w:rsid w:val="728CA9A5"/>
    <w:rsid w:val="728F58C9"/>
    <w:rsid w:val="7294D137"/>
    <w:rsid w:val="7296A712"/>
    <w:rsid w:val="729F7AEF"/>
    <w:rsid w:val="72A6FB6C"/>
    <w:rsid w:val="72A91984"/>
    <w:rsid w:val="72AB38A0"/>
    <w:rsid w:val="72AE518B"/>
    <w:rsid w:val="72B3B94A"/>
    <w:rsid w:val="72B3CAAE"/>
    <w:rsid w:val="72B539B1"/>
    <w:rsid w:val="72BBBE42"/>
    <w:rsid w:val="72BDC09F"/>
    <w:rsid w:val="72C0154C"/>
    <w:rsid w:val="72C1BA07"/>
    <w:rsid w:val="72C80362"/>
    <w:rsid w:val="72CF430E"/>
    <w:rsid w:val="72D30300"/>
    <w:rsid w:val="72D4E028"/>
    <w:rsid w:val="72D7D879"/>
    <w:rsid w:val="72DB67B3"/>
    <w:rsid w:val="72DDC73A"/>
    <w:rsid w:val="72E1FB01"/>
    <w:rsid w:val="72E8F8B0"/>
    <w:rsid w:val="72F33F78"/>
    <w:rsid w:val="72F55DB2"/>
    <w:rsid w:val="72FDC9B8"/>
    <w:rsid w:val="72FDD927"/>
    <w:rsid w:val="72FF2576"/>
    <w:rsid w:val="730325BF"/>
    <w:rsid w:val="7305CFBE"/>
    <w:rsid w:val="73064057"/>
    <w:rsid w:val="731278CB"/>
    <w:rsid w:val="73148D86"/>
    <w:rsid w:val="7314AE0C"/>
    <w:rsid w:val="7314FF66"/>
    <w:rsid w:val="7315C306"/>
    <w:rsid w:val="73168AC1"/>
    <w:rsid w:val="73172064"/>
    <w:rsid w:val="731923BC"/>
    <w:rsid w:val="731A14FA"/>
    <w:rsid w:val="731A746B"/>
    <w:rsid w:val="73288481"/>
    <w:rsid w:val="732D368F"/>
    <w:rsid w:val="73306C07"/>
    <w:rsid w:val="73318D47"/>
    <w:rsid w:val="7334A27D"/>
    <w:rsid w:val="7337ED53"/>
    <w:rsid w:val="733F0769"/>
    <w:rsid w:val="73465565"/>
    <w:rsid w:val="734A8A4E"/>
    <w:rsid w:val="734EDF7A"/>
    <w:rsid w:val="73503199"/>
    <w:rsid w:val="73504B80"/>
    <w:rsid w:val="7353B395"/>
    <w:rsid w:val="7357ACCF"/>
    <w:rsid w:val="735AA08A"/>
    <w:rsid w:val="735E4A1E"/>
    <w:rsid w:val="73616517"/>
    <w:rsid w:val="7361C534"/>
    <w:rsid w:val="7363CE12"/>
    <w:rsid w:val="7365421D"/>
    <w:rsid w:val="73670F1C"/>
    <w:rsid w:val="7367D3DF"/>
    <w:rsid w:val="736914BF"/>
    <w:rsid w:val="736BD626"/>
    <w:rsid w:val="7371C507"/>
    <w:rsid w:val="7377596C"/>
    <w:rsid w:val="737B520D"/>
    <w:rsid w:val="737B5C0D"/>
    <w:rsid w:val="737C3E18"/>
    <w:rsid w:val="737C475A"/>
    <w:rsid w:val="737E662D"/>
    <w:rsid w:val="73816678"/>
    <w:rsid w:val="7384D4AC"/>
    <w:rsid w:val="738E670B"/>
    <w:rsid w:val="739070FD"/>
    <w:rsid w:val="7393346C"/>
    <w:rsid w:val="7396A320"/>
    <w:rsid w:val="73987A1C"/>
    <w:rsid w:val="739C3553"/>
    <w:rsid w:val="73A12A50"/>
    <w:rsid w:val="73A48929"/>
    <w:rsid w:val="73A565A9"/>
    <w:rsid w:val="73AB92C6"/>
    <w:rsid w:val="73AE3C13"/>
    <w:rsid w:val="73B092A4"/>
    <w:rsid w:val="73B0C6D1"/>
    <w:rsid w:val="73B268A1"/>
    <w:rsid w:val="73B2B965"/>
    <w:rsid w:val="73B4AE85"/>
    <w:rsid w:val="73B8FB39"/>
    <w:rsid w:val="73BFB793"/>
    <w:rsid w:val="73BFD257"/>
    <w:rsid w:val="73CCBB53"/>
    <w:rsid w:val="73D4C77C"/>
    <w:rsid w:val="73D5316F"/>
    <w:rsid w:val="73D8B1D4"/>
    <w:rsid w:val="73DBF63F"/>
    <w:rsid w:val="73DC1EC7"/>
    <w:rsid w:val="73DC5F72"/>
    <w:rsid w:val="73DD8486"/>
    <w:rsid w:val="73E1C07D"/>
    <w:rsid w:val="73E8FFA8"/>
    <w:rsid w:val="73EDBE02"/>
    <w:rsid w:val="73EF3BAB"/>
    <w:rsid w:val="73EF4494"/>
    <w:rsid w:val="73F16247"/>
    <w:rsid w:val="73F38163"/>
    <w:rsid w:val="73F3E694"/>
    <w:rsid w:val="73FC81D1"/>
    <w:rsid w:val="73FD801B"/>
    <w:rsid w:val="73FF1119"/>
    <w:rsid w:val="74002231"/>
    <w:rsid w:val="74003ECA"/>
    <w:rsid w:val="7402CB18"/>
    <w:rsid w:val="74048E7D"/>
    <w:rsid w:val="740650AE"/>
    <w:rsid w:val="7407596F"/>
    <w:rsid w:val="7409BD0F"/>
    <w:rsid w:val="740E6E7F"/>
    <w:rsid w:val="74172DAB"/>
    <w:rsid w:val="741B61FF"/>
    <w:rsid w:val="741C5154"/>
    <w:rsid w:val="7420F5B5"/>
    <w:rsid w:val="74226956"/>
    <w:rsid w:val="7424C2C3"/>
    <w:rsid w:val="7427858A"/>
    <w:rsid w:val="7428AE64"/>
    <w:rsid w:val="742AA93F"/>
    <w:rsid w:val="742B2158"/>
    <w:rsid w:val="742C893E"/>
    <w:rsid w:val="742F61DF"/>
    <w:rsid w:val="742F7454"/>
    <w:rsid w:val="74301453"/>
    <w:rsid w:val="74316089"/>
    <w:rsid w:val="7431EBB2"/>
    <w:rsid w:val="7432001D"/>
    <w:rsid w:val="7433430E"/>
    <w:rsid w:val="74371B17"/>
    <w:rsid w:val="74391500"/>
    <w:rsid w:val="743F3BBE"/>
    <w:rsid w:val="7441536A"/>
    <w:rsid w:val="744AD73C"/>
    <w:rsid w:val="744E2D16"/>
    <w:rsid w:val="7453A526"/>
    <w:rsid w:val="7453CB32"/>
    <w:rsid w:val="7454BA37"/>
    <w:rsid w:val="7456E18C"/>
    <w:rsid w:val="7457B993"/>
    <w:rsid w:val="74582AC7"/>
    <w:rsid w:val="745E59F4"/>
    <w:rsid w:val="745E77E4"/>
    <w:rsid w:val="745ECB62"/>
    <w:rsid w:val="7462A0D2"/>
    <w:rsid w:val="746392DA"/>
    <w:rsid w:val="746F90ED"/>
    <w:rsid w:val="747A1BF4"/>
    <w:rsid w:val="747AA25E"/>
    <w:rsid w:val="747D1581"/>
    <w:rsid w:val="7489421C"/>
    <w:rsid w:val="74957009"/>
    <w:rsid w:val="749A021E"/>
    <w:rsid w:val="749B67D7"/>
    <w:rsid w:val="74A472BF"/>
    <w:rsid w:val="74A7C10B"/>
    <w:rsid w:val="74A7C6CB"/>
    <w:rsid w:val="74A9B567"/>
    <w:rsid w:val="74ABE53F"/>
    <w:rsid w:val="74B3A278"/>
    <w:rsid w:val="74B4D189"/>
    <w:rsid w:val="74BDD745"/>
    <w:rsid w:val="74BE1B64"/>
    <w:rsid w:val="74BEAA0F"/>
    <w:rsid w:val="74C7B5C7"/>
    <w:rsid w:val="74CB5351"/>
    <w:rsid w:val="74CB9BB8"/>
    <w:rsid w:val="74D04961"/>
    <w:rsid w:val="74D35E30"/>
    <w:rsid w:val="74D3908C"/>
    <w:rsid w:val="74D48AD6"/>
    <w:rsid w:val="74D833FC"/>
    <w:rsid w:val="74D84F54"/>
    <w:rsid w:val="74D8B093"/>
    <w:rsid w:val="74DB90C4"/>
    <w:rsid w:val="74DF2606"/>
    <w:rsid w:val="74E40395"/>
    <w:rsid w:val="74E52E31"/>
    <w:rsid w:val="74EB8858"/>
    <w:rsid w:val="74EF7B71"/>
    <w:rsid w:val="74FDE503"/>
    <w:rsid w:val="750314F7"/>
    <w:rsid w:val="7503CFFF"/>
    <w:rsid w:val="750599CF"/>
    <w:rsid w:val="7505E200"/>
    <w:rsid w:val="750C55A8"/>
    <w:rsid w:val="750F0440"/>
    <w:rsid w:val="750F27B4"/>
    <w:rsid w:val="751C3A4D"/>
    <w:rsid w:val="751CAB08"/>
    <w:rsid w:val="7524DCAF"/>
    <w:rsid w:val="752C145F"/>
    <w:rsid w:val="752FF1CF"/>
    <w:rsid w:val="75340B6D"/>
    <w:rsid w:val="7535FD0B"/>
    <w:rsid w:val="753BB52B"/>
    <w:rsid w:val="7541E7CB"/>
    <w:rsid w:val="75429D9E"/>
    <w:rsid w:val="754724AD"/>
    <w:rsid w:val="754C6426"/>
    <w:rsid w:val="754E01CD"/>
    <w:rsid w:val="754E8F37"/>
    <w:rsid w:val="7550D281"/>
    <w:rsid w:val="755AEDCB"/>
    <w:rsid w:val="75788973"/>
    <w:rsid w:val="757B5C56"/>
    <w:rsid w:val="75841946"/>
    <w:rsid w:val="758D34ED"/>
    <w:rsid w:val="75921150"/>
    <w:rsid w:val="759A4443"/>
    <w:rsid w:val="759C5F57"/>
    <w:rsid w:val="759DF254"/>
    <w:rsid w:val="75A151E2"/>
    <w:rsid w:val="75A32769"/>
    <w:rsid w:val="75A544D0"/>
    <w:rsid w:val="75AC3D40"/>
    <w:rsid w:val="75B1DA99"/>
    <w:rsid w:val="75B9F990"/>
    <w:rsid w:val="75BC635D"/>
    <w:rsid w:val="75BFC89A"/>
    <w:rsid w:val="75C3FA5C"/>
    <w:rsid w:val="75C930D5"/>
    <w:rsid w:val="75C9DAA7"/>
    <w:rsid w:val="75D35DB6"/>
    <w:rsid w:val="75DE35F3"/>
    <w:rsid w:val="75E2046B"/>
    <w:rsid w:val="75E331B8"/>
    <w:rsid w:val="75E43056"/>
    <w:rsid w:val="75E4A345"/>
    <w:rsid w:val="75E54893"/>
    <w:rsid w:val="75E5FD54"/>
    <w:rsid w:val="75EE8F15"/>
    <w:rsid w:val="75F4D056"/>
    <w:rsid w:val="75F80311"/>
    <w:rsid w:val="75FC0057"/>
    <w:rsid w:val="75FD1364"/>
    <w:rsid w:val="75FE5D72"/>
    <w:rsid w:val="7600FE2A"/>
    <w:rsid w:val="7603AC1F"/>
    <w:rsid w:val="760455B5"/>
    <w:rsid w:val="760B2CAA"/>
    <w:rsid w:val="76101983"/>
    <w:rsid w:val="7612F0AE"/>
    <w:rsid w:val="7614170B"/>
    <w:rsid w:val="761458E9"/>
    <w:rsid w:val="76198505"/>
    <w:rsid w:val="7619E520"/>
    <w:rsid w:val="761F68D6"/>
    <w:rsid w:val="76253367"/>
    <w:rsid w:val="7625EF6E"/>
    <w:rsid w:val="762D40F9"/>
    <w:rsid w:val="76343B40"/>
    <w:rsid w:val="76390303"/>
    <w:rsid w:val="763BAE88"/>
    <w:rsid w:val="764034E8"/>
    <w:rsid w:val="764168F0"/>
    <w:rsid w:val="764F55DD"/>
    <w:rsid w:val="76517ADC"/>
    <w:rsid w:val="76584694"/>
    <w:rsid w:val="7658F8DC"/>
    <w:rsid w:val="7659142E"/>
    <w:rsid w:val="7664D4F3"/>
    <w:rsid w:val="76691626"/>
    <w:rsid w:val="766A0276"/>
    <w:rsid w:val="766BD304"/>
    <w:rsid w:val="766D16D1"/>
    <w:rsid w:val="76728794"/>
    <w:rsid w:val="76741373"/>
    <w:rsid w:val="767B3D15"/>
    <w:rsid w:val="7681EE87"/>
    <w:rsid w:val="76844C0F"/>
    <w:rsid w:val="7686400B"/>
    <w:rsid w:val="76879D13"/>
    <w:rsid w:val="768F8592"/>
    <w:rsid w:val="7692DC9E"/>
    <w:rsid w:val="769398A9"/>
    <w:rsid w:val="76993994"/>
    <w:rsid w:val="7699740C"/>
    <w:rsid w:val="7699AFF4"/>
    <w:rsid w:val="769F81A4"/>
    <w:rsid w:val="76A4A4B1"/>
    <w:rsid w:val="76A53F76"/>
    <w:rsid w:val="76A58318"/>
    <w:rsid w:val="76A58ECC"/>
    <w:rsid w:val="76A6D270"/>
    <w:rsid w:val="76AA330C"/>
    <w:rsid w:val="76AB3841"/>
    <w:rsid w:val="76B5B2D8"/>
    <w:rsid w:val="76B64A8B"/>
    <w:rsid w:val="76C5BF1F"/>
    <w:rsid w:val="76CDA030"/>
    <w:rsid w:val="76CDD29E"/>
    <w:rsid w:val="76D1DA15"/>
    <w:rsid w:val="76D97628"/>
    <w:rsid w:val="76DAE1D3"/>
    <w:rsid w:val="76DF7CDB"/>
    <w:rsid w:val="76E2BC54"/>
    <w:rsid w:val="76E3A185"/>
    <w:rsid w:val="76E9436A"/>
    <w:rsid w:val="76EA3BA9"/>
    <w:rsid w:val="76EBBCED"/>
    <w:rsid w:val="76ED232E"/>
    <w:rsid w:val="76FBF6CD"/>
    <w:rsid w:val="76FCD8E3"/>
    <w:rsid w:val="770092D8"/>
    <w:rsid w:val="7706D683"/>
    <w:rsid w:val="770F9777"/>
    <w:rsid w:val="7714F042"/>
    <w:rsid w:val="77166465"/>
    <w:rsid w:val="7718584D"/>
    <w:rsid w:val="771882BB"/>
    <w:rsid w:val="77191969"/>
    <w:rsid w:val="771A5267"/>
    <w:rsid w:val="771CFF3A"/>
    <w:rsid w:val="771E6B5B"/>
    <w:rsid w:val="771EFE40"/>
    <w:rsid w:val="77204B69"/>
    <w:rsid w:val="7724A7D1"/>
    <w:rsid w:val="772549A4"/>
    <w:rsid w:val="7728147B"/>
    <w:rsid w:val="7728594C"/>
    <w:rsid w:val="7729F06A"/>
    <w:rsid w:val="772CD275"/>
    <w:rsid w:val="77360F11"/>
    <w:rsid w:val="773A0FC2"/>
    <w:rsid w:val="773DAC65"/>
    <w:rsid w:val="7740AA0C"/>
    <w:rsid w:val="774642CA"/>
    <w:rsid w:val="7747C903"/>
    <w:rsid w:val="774C72FD"/>
    <w:rsid w:val="774F3104"/>
    <w:rsid w:val="77570B95"/>
    <w:rsid w:val="775C4BE1"/>
    <w:rsid w:val="775CC86B"/>
    <w:rsid w:val="775F2A91"/>
    <w:rsid w:val="77630566"/>
    <w:rsid w:val="7769F89E"/>
    <w:rsid w:val="776BFBA8"/>
    <w:rsid w:val="776F29E7"/>
    <w:rsid w:val="776F5767"/>
    <w:rsid w:val="776FC1F6"/>
    <w:rsid w:val="776FD883"/>
    <w:rsid w:val="77732D9C"/>
    <w:rsid w:val="77735EF0"/>
    <w:rsid w:val="77742074"/>
    <w:rsid w:val="7779B4FB"/>
    <w:rsid w:val="777E48F7"/>
    <w:rsid w:val="7786BEA4"/>
    <w:rsid w:val="778A2A12"/>
    <w:rsid w:val="778C3FB8"/>
    <w:rsid w:val="778FCEFA"/>
    <w:rsid w:val="77907764"/>
    <w:rsid w:val="779223BF"/>
    <w:rsid w:val="77932653"/>
    <w:rsid w:val="7796C5C2"/>
    <w:rsid w:val="77988E02"/>
    <w:rsid w:val="77A4D19F"/>
    <w:rsid w:val="77B52A0A"/>
    <w:rsid w:val="77B97C90"/>
    <w:rsid w:val="77BA52CE"/>
    <w:rsid w:val="77BB1103"/>
    <w:rsid w:val="77BDE4A6"/>
    <w:rsid w:val="77C3974E"/>
    <w:rsid w:val="77C73843"/>
    <w:rsid w:val="77C86FE4"/>
    <w:rsid w:val="77C8B49C"/>
    <w:rsid w:val="77CF76D0"/>
    <w:rsid w:val="77CF7D3C"/>
    <w:rsid w:val="77D15451"/>
    <w:rsid w:val="77D2D1B5"/>
    <w:rsid w:val="77D49D63"/>
    <w:rsid w:val="77D9B33B"/>
    <w:rsid w:val="77E3587D"/>
    <w:rsid w:val="77E5A064"/>
    <w:rsid w:val="77E8E291"/>
    <w:rsid w:val="77EF6F42"/>
    <w:rsid w:val="77EF70DA"/>
    <w:rsid w:val="77F09284"/>
    <w:rsid w:val="77F153CC"/>
    <w:rsid w:val="77F4861E"/>
    <w:rsid w:val="77F4D2E6"/>
    <w:rsid w:val="77F5C31B"/>
    <w:rsid w:val="77F62A26"/>
    <w:rsid w:val="77F849CA"/>
    <w:rsid w:val="77F9B24A"/>
    <w:rsid w:val="77FB49DB"/>
    <w:rsid w:val="77FBCECE"/>
    <w:rsid w:val="77FCA5C4"/>
    <w:rsid w:val="77FEF726"/>
    <w:rsid w:val="77FF08C9"/>
    <w:rsid w:val="78014BD4"/>
    <w:rsid w:val="7801CA8D"/>
    <w:rsid w:val="78085A5E"/>
    <w:rsid w:val="780C6987"/>
    <w:rsid w:val="78107113"/>
    <w:rsid w:val="781789D9"/>
    <w:rsid w:val="781BD9F0"/>
    <w:rsid w:val="7824186C"/>
    <w:rsid w:val="7827363A"/>
    <w:rsid w:val="782EF37C"/>
    <w:rsid w:val="7832BB05"/>
    <w:rsid w:val="7836B261"/>
    <w:rsid w:val="78382660"/>
    <w:rsid w:val="78389709"/>
    <w:rsid w:val="7839FE02"/>
    <w:rsid w:val="783CBD48"/>
    <w:rsid w:val="7842AA08"/>
    <w:rsid w:val="7843E7CE"/>
    <w:rsid w:val="7847CB8A"/>
    <w:rsid w:val="784CD668"/>
    <w:rsid w:val="784D9A39"/>
    <w:rsid w:val="784EDE63"/>
    <w:rsid w:val="784F3C33"/>
    <w:rsid w:val="78508578"/>
    <w:rsid w:val="785B13AF"/>
    <w:rsid w:val="785B3FF6"/>
    <w:rsid w:val="785D4D64"/>
    <w:rsid w:val="786748A9"/>
    <w:rsid w:val="78698ED8"/>
    <w:rsid w:val="787447CB"/>
    <w:rsid w:val="78745424"/>
    <w:rsid w:val="787695C3"/>
    <w:rsid w:val="787ED6FD"/>
    <w:rsid w:val="7880F839"/>
    <w:rsid w:val="788197D6"/>
    <w:rsid w:val="7882D9C0"/>
    <w:rsid w:val="78831951"/>
    <w:rsid w:val="78863AF8"/>
    <w:rsid w:val="78896A5E"/>
    <w:rsid w:val="78961040"/>
    <w:rsid w:val="78981AC8"/>
    <w:rsid w:val="789DB1FD"/>
    <w:rsid w:val="78A7B595"/>
    <w:rsid w:val="78AAA608"/>
    <w:rsid w:val="78AD9CC7"/>
    <w:rsid w:val="78AEEC13"/>
    <w:rsid w:val="78B2C00A"/>
    <w:rsid w:val="78B6A8D9"/>
    <w:rsid w:val="78B6E26B"/>
    <w:rsid w:val="78B71CA7"/>
    <w:rsid w:val="78B7F921"/>
    <w:rsid w:val="78BAF78A"/>
    <w:rsid w:val="78BE234B"/>
    <w:rsid w:val="78BF8180"/>
    <w:rsid w:val="78BFF92A"/>
    <w:rsid w:val="78C4B035"/>
    <w:rsid w:val="78CBB8B5"/>
    <w:rsid w:val="78CC4D4B"/>
    <w:rsid w:val="78CE6170"/>
    <w:rsid w:val="78CE8D72"/>
    <w:rsid w:val="78D8FB06"/>
    <w:rsid w:val="78DA0E65"/>
    <w:rsid w:val="78DED6BE"/>
    <w:rsid w:val="78F5B4E8"/>
    <w:rsid w:val="78F8DB0A"/>
    <w:rsid w:val="78FAE349"/>
    <w:rsid w:val="78FB198F"/>
    <w:rsid w:val="78FBD771"/>
    <w:rsid w:val="78FCCF1F"/>
    <w:rsid w:val="79017E23"/>
    <w:rsid w:val="79040A0C"/>
    <w:rsid w:val="7908357B"/>
    <w:rsid w:val="7909F737"/>
    <w:rsid w:val="790B43AB"/>
    <w:rsid w:val="790DF752"/>
    <w:rsid w:val="790ECFEB"/>
    <w:rsid w:val="79175267"/>
    <w:rsid w:val="79188E65"/>
    <w:rsid w:val="791A1544"/>
    <w:rsid w:val="791B5C85"/>
    <w:rsid w:val="791CDEF0"/>
    <w:rsid w:val="791DA500"/>
    <w:rsid w:val="791DC832"/>
    <w:rsid w:val="791DD651"/>
    <w:rsid w:val="792E62CB"/>
    <w:rsid w:val="792E65A8"/>
    <w:rsid w:val="792F6A7C"/>
    <w:rsid w:val="7930483F"/>
    <w:rsid w:val="79304D3B"/>
    <w:rsid w:val="793287A4"/>
    <w:rsid w:val="793983DD"/>
    <w:rsid w:val="794583C8"/>
    <w:rsid w:val="7946C973"/>
    <w:rsid w:val="794ACB1A"/>
    <w:rsid w:val="794AF19B"/>
    <w:rsid w:val="794C143B"/>
    <w:rsid w:val="794E6C7D"/>
    <w:rsid w:val="79521E85"/>
    <w:rsid w:val="795C2957"/>
    <w:rsid w:val="795D35AF"/>
    <w:rsid w:val="7960BFF6"/>
    <w:rsid w:val="7963C37C"/>
    <w:rsid w:val="7965261A"/>
    <w:rsid w:val="7965E696"/>
    <w:rsid w:val="7967147E"/>
    <w:rsid w:val="796B4C2F"/>
    <w:rsid w:val="796E472B"/>
    <w:rsid w:val="797106B1"/>
    <w:rsid w:val="79731CDC"/>
    <w:rsid w:val="7974EC4F"/>
    <w:rsid w:val="7978BD01"/>
    <w:rsid w:val="797BE8D9"/>
    <w:rsid w:val="797F2F62"/>
    <w:rsid w:val="797F3B85"/>
    <w:rsid w:val="79810049"/>
    <w:rsid w:val="7984145A"/>
    <w:rsid w:val="798A77CC"/>
    <w:rsid w:val="798B75A0"/>
    <w:rsid w:val="798D6A1D"/>
    <w:rsid w:val="79918B05"/>
    <w:rsid w:val="79978252"/>
    <w:rsid w:val="799B6079"/>
    <w:rsid w:val="799B9822"/>
    <w:rsid w:val="799E8B83"/>
    <w:rsid w:val="79A02973"/>
    <w:rsid w:val="79A0C231"/>
    <w:rsid w:val="79A17331"/>
    <w:rsid w:val="79A296F1"/>
    <w:rsid w:val="79AA9F65"/>
    <w:rsid w:val="79B1AD67"/>
    <w:rsid w:val="79B75299"/>
    <w:rsid w:val="79B8D05F"/>
    <w:rsid w:val="79BCD84B"/>
    <w:rsid w:val="79BCDDC7"/>
    <w:rsid w:val="79C278E6"/>
    <w:rsid w:val="79C49B1D"/>
    <w:rsid w:val="79CA5A83"/>
    <w:rsid w:val="79CB742C"/>
    <w:rsid w:val="79CE8E0C"/>
    <w:rsid w:val="79CE8E49"/>
    <w:rsid w:val="79D0D91E"/>
    <w:rsid w:val="79D0FE69"/>
    <w:rsid w:val="79DD1FA4"/>
    <w:rsid w:val="79E3D927"/>
    <w:rsid w:val="79E873DD"/>
    <w:rsid w:val="79EB94C3"/>
    <w:rsid w:val="79F0D34F"/>
    <w:rsid w:val="79F34FAB"/>
    <w:rsid w:val="79FE19C1"/>
    <w:rsid w:val="7A0264CB"/>
    <w:rsid w:val="7A072E53"/>
    <w:rsid w:val="7A082E8F"/>
    <w:rsid w:val="7A0CCCC6"/>
    <w:rsid w:val="7A0DCA6F"/>
    <w:rsid w:val="7A0E3A5A"/>
    <w:rsid w:val="7A10CE7C"/>
    <w:rsid w:val="7A13FFCD"/>
    <w:rsid w:val="7A21B75C"/>
    <w:rsid w:val="7A29AA55"/>
    <w:rsid w:val="7A2AC8C2"/>
    <w:rsid w:val="7A2D64C3"/>
    <w:rsid w:val="7A2E1297"/>
    <w:rsid w:val="7A33777E"/>
    <w:rsid w:val="7A3E8EB0"/>
    <w:rsid w:val="7A3ED2B2"/>
    <w:rsid w:val="7A43C1E7"/>
    <w:rsid w:val="7A447A3A"/>
    <w:rsid w:val="7A4B0B54"/>
    <w:rsid w:val="7A4C3EA6"/>
    <w:rsid w:val="7A4D77C5"/>
    <w:rsid w:val="7A4E150F"/>
    <w:rsid w:val="7A4E448E"/>
    <w:rsid w:val="7A53E3BA"/>
    <w:rsid w:val="7A5ACC3A"/>
    <w:rsid w:val="7A5BE4C9"/>
    <w:rsid w:val="7A623C60"/>
    <w:rsid w:val="7A64F936"/>
    <w:rsid w:val="7A658A90"/>
    <w:rsid w:val="7A68DE2F"/>
    <w:rsid w:val="7A6BB1AF"/>
    <w:rsid w:val="7A6E2D0D"/>
    <w:rsid w:val="7A6EF739"/>
    <w:rsid w:val="7A773826"/>
    <w:rsid w:val="7A7CB52A"/>
    <w:rsid w:val="7A7CBD16"/>
    <w:rsid w:val="7A871DA5"/>
    <w:rsid w:val="7A885A24"/>
    <w:rsid w:val="7A88FBBA"/>
    <w:rsid w:val="7A895E63"/>
    <w:rsid w:val="7A8962CF"/>
    <w:rsid w:val="7A8B589B"/>
    <w:rsid w:val="7A8F8CFA"/>
    <w:rsid w:val="7A94D038"/>
    <w:rsid w:val="7A96D352"/>
    <w:rsid w:val="7A9DBD64"/>
    <w:rsid w:val="7A9E788F"/>
    <w:rsid w:val="7A9F7F68"/>
    <w:rsid w:val="7AAFADF6"/>
    <w:rsid w:val="7AB6998A"/>
    <w:rsid w:val="7AB7DD27"/>
    <w:rsid w:val="7AB8FD15"/>
    <w:rsid w:val="7ABC0D36"/>
    <w:rsid w:val="7ABF976D"/>
    <w:rsid w:val="7AC24115"/>
    <w:rsid w:val="7ACB1CB9"/>
    <w:rsid w:val="7AD584A7"/>
    <w:rsid w:val="7AE1E4B4"/>
    <w:rsid w:val="7AE38862"/>
    <w:rsid w:val="7AE437ED"/>
    <w:rsid w:val="7AF9DF57"/>
    <w:rsid w:val="7AFC794D"/>
    <w:rsid w:val="7AFFA978"/>
    <w:rsid w:val="7B03AAAD"/>
    <w:rsid w:val="7B040593"/>
    <w:rsid w:val="7B060C02"/>
    <w:rsid w:val="7B088B5F"/>
    <w:rsid w:val="7B0A1ADC"/>
    <w:rsid w:val="7B0A2AA8"/>
    <w:rsid w:val="7B0C6C38"/>
    <w:rsid w:val="7B0DC595"/>
    <w:rsid w:val="7B0E4B28"/>
    <w:rsid w:val="7B14EB46"/>
    <w:rsid w:val="7B15F29E"/>
    <w:rsid w:val="7B1C842B"/>
    <w:rsid w:val="7B1DA2C1"/>
    <w:rsid w:val="7B1EC9AB"/>
    <w:rsid w:val="7B201998"/>
    <w:rsid w:val="7B209D9A"/>
    <w:rsid w:val="7B25E37A"/>
    <w:rsid w:val="7B27A418"/>
    <w:rsid w:val="7B28FC5D"/>
    <w:rsid w:val="7B2E57B0"/>
    <w:rsid w:val="7B3126B9"/>
    <w:rsid w:val="7B313C7F"/>
    <w:rsid w:val="7B33C393"/>
    <w:rsid w:val="7B356D8F"/>
    <w:rsid w:val="7B3A62BB"/>
    <w:rsid w:val="7B3BF48E"/>
    <w:rsid w:val="7B4A31C3"/>
    <w:rsid w:val="7B4DD282"/>
    <w:rsid w:val="7B546CAA"/>
    <w:rsid w:val="7B548F45"/>
    <w:rsid w:val="7B553E60"/>
    <w:rsid w:val="7B5A049E"/>
    <w:rsid w:val="7B5AC42E"/>
    <w:rsid w:val="7B5F7549"/>
    <w:rsid w:val="7B61E34F"/>
    <w:rsid w:val="7B6723CC"/>
    <w:rsid w:val="7B6BEB21"/>
    <w:rsid w:val="7B71B3BE"/>
    <w:rsid w:val="7B7B111F"/>
    <w:rsid w:val="7B7CA415"/>
    <w:rsid w:val="7B8645BF"/>
    <w:rsid w:val="7B885CB7"/>
    <w:rsid w:val="7B8F0417"/>
    <w:rsid w:val="7B8F78B3"/>
    <w:rsid w:val="7B91432B"/>
    <w:rsid w:val="7B920E53"/>
    <w:rsid w:val="7B94FDF4"/>
    <w:rsid w:val="7B9739F9"/>
    <w:rsid w:val="7B98B695"/>
    <w:rsid w:val="7B9968E0"/>
    <w:rsid w:val="7B9FA402"/>
    <w:rsid w:val="7BAC2CE1"/>
    <w:rsid w:val="7BAFDF75"/>
    <w:rsid w:val="7BB134F7"/>
    <w:rsid w:val="7BB646BF"/>
    <w:rsid w:val="7BB84707"/>
    <w:rsid w:val="7BBC954C"/>
    <w:rsid w:val="7BC05BF8"/>
    <w:rsid w:val="7BC518B0"/>
    <w:rsid w:val="7BC5BCBA"/>
    <w:rsid w:val="7BCAC2B3"/>
    <w:rsid w:val="7BCC0B03"/>
    <w:rsid w:val="7BCE0C8A"/>
    <w:rsid w:val="7BD17D9B"/>
    <w:rsid w:val="7BD4B026"/>
    <w:rsid w:val="7BD949CC"/>
    <w:rsid w:val="7BDE6EE9"/>
    <w:rsid w:val="7BDF12F5"/>
    <w:rsid w:val="7BE034FC"/>
    <w:rsid w:val="7BE9BAF3"/>
    <w:rsid w:val="7BEB071C"/>
    <w:rsid w:val="7BEC4DAA"/>
    <w:rsid w:val="7BF3118A"/>
    <w:rsid w:val="7BF36BAE"/>
    <w:rsid w:val="7BF796BE"/>
    <w:rsid w:val="7BFBC37F"/>
    <w:rsid w:val="7C01E04A"/>
    <w:rsid w:val="7C029423"/>
    <w:rsid w:val="7C03B86B"/>
    <w:rsid w:val="7C050D06"/>
    <w:rsid w:val="7C0A2B51"/>
    <w:rsid w:val="7C11E9B8"/>
    <w:rsid w:val="7C12F774"/>
    <w:rsid w:val="7C13B6E6"/>
    <w:rsid w:val="7C227C56"/>
    <w:rsid w:val="7C228E97"/>
    <w:rsid w:val="7C25404B"/>
    <w:rsid w:val="7C29408E"/>
    <w:rsid w:val="7C2D7133"/>
    <w:rsid w:val="7C2F229F"/>
    <w:rsid w:val="7C366691"/>
    <w:rsid w:val="7C3AEA50"/>
    <w:rsid w:val="7C46AA24"/>
    <w:rsid w:val="7C4F02D3"/>
    <w:rsid w:val="7C522B31"/>
    <w:rsid w:val="7C523171"/>
    <w:rsid w:val="7C538D67"/>
    <w:rsid w:val="7C552B86"/>
    <w:rsid w:val="7C5D0595"/>
    <w:rsid w:val="7C5D11BB"/>
    <w:rsid w:val="7C5FC026"/>
    <w:rsid w:val="7C5FDE64"/>
    <w:rsid w:val="7C62A678"/>
    <w:rsid w:val="7C6826FA"/>
    <w:rsid w:val="7C6F8BCF"/>
    <w:rsid w:val="7C6FCFED"/>
    <w:rsid w:val="7C7466B5"/>
    <w:rsid w:val="7C7BBC6D"/>
    <w:rsid w:val="7C86B80E"/>
    <w:rsid w:val="7C872066"/>
    <w:rsid w:val="7C89B681"/>
    <w:rsid w:val="7C8F1EE3"/>
    <w:rsid w:val="7C9444FB"/>
    <w:rsid w:val="7C981C99"/>
    <w:rsid w:val="7C9AC85D"/>
    <w:rsid w:val="7CA08D3A"/>
    <w:rsid w:val="7CA4453A"/>
    <w:rsid w:val="7CA7628E"/>
    <w:rsid w:val="7CB4F8EE"/>
    <w:rsid w:val="7CB55953"/>
    <w:rsid w:val="7CBFA907"/>
    <w:rsid w:val="7CC47BEF"/>
    <w:rsid w:val="7CCAF39D"/>
    <w:rsid w:val="7CCF76AC"/>
    <w:rsid w:val="7CD03DFF"/>
    <w:rsid w:val="7CD76ACB"/>
    <w:rsid w:val="7CD8E9E8"/>
    <w:rsid w:val="7CDC9290"/>
    <w:rsid w:val="7CE19C7A"/>
    <w:rsid w:val="7CE487B6"/>
    <w:rsid w:val="7CE72358"/>
    <w:rsid w:val="7CE95C1F"/>
    <w:rsid w:val="7CEB87D4"/>
    <w:rsid w:val="7CEC0F62"/>
    <w:rsid w:val="7CF2145B"/>
    <w:rsid w:val="7CF88774"/>
    <w:rsid w:val="7CF8EA64"/>
    <w:rsid w:val="7CFDEC97"/>
    <w:rsid w:val="7CFE0237"/>
    <w:rsid w:val="7D05AE4F"/>
    <w:rsid w:val="7D064312"/>
    <w:rsid w:val="7D0BEB2B"/>
    <w:rsid w:val="7D0F3F48"/>
    <w:rsid w:val="7D13D3CE"/>
    <w:rsid w:val="7D14586B"/>
    <w:rsid w:val="7D15D2F2"/>
    <w:rsid w:val="7D171D19"/>
    <w:rsid w:val="7D1960C4"/>
    <w:rsid w:val="7D1BD2F1"/>
    <w:rsid w:val="7D1BE436"/>
    <w:rsid w:val="7D1D8705"/>
    <w:rsid w:val="7D1E839E"/>
    <w:rsid w:val="7D24C175"/>
    <w:rsid w:val="7D2779C6"/>
    <w:rsid w:val="7D37983A"/>
    <w:rsid w:val="7D398E94"/>
    <w:rsid w:val="7D3C9625"/>
    <w:rsid w:val="7D412E30"/>
    <w:rsid w:val="7D418C50"/>
    <w:rsid w:val="7D44361A"/>
    <w:rsid w:val="7D44A109"/>
    <w:rsid w:val="7D485550"/>
    <w:rsid w:val="7D4892D2"/>
    <w:rsid w:val="7D4A877F"/>
    <w:rsid w:val="7D54B123"/>
    <w:rsid w:val="7D57C74C"/>
    <w:rsid w:val="7D59CE81"/>
    <w:rsid w:val="7D5FE861"/>
    <w:rsid w:val="7D60E232"/>
    <w:rsid w:val="7D6128E1"/>
    <w:rsid w:val="7D63AD22"/>
    <w:rsid w:val="7D64A8A3"/>
    <w:rsid w:val="7D66EFC1"/>
    <w:rsid w:val="7D6DA9E3"/>
    <w:rsid w:val="7D725DE0"/>
    <w:rsid w:val="7D72FDAC"/>
    <w:rsid w:val="7D7A3D01"/>
    <w:rsid w:val="7D7A4C88"/>
    <w:rsid w:val="7D93C79B"/>
    <w:rsid w:val="7D945088"/>
    <w:rsid w:val="7D945D25"/>
    <w:rsid w:val="7D98C1FA"/>
    <w:rsid w:val="7DA2400B"/>
    <w:rsid w:val="7DA65224"/>
    <w:rsid w:val="7DA81213"/>
    <w:rsid w:val="7DA97C84"/>
    <w:rsid w:val="7DAC5859"/>
    <w:rsid w:val="7DB081B2"/>
    <w:rsid w:val="7DB312FF"/>
    <w:rsid w:val="7DB8643C"/>
    <w:rsid w:val="7DB8A9E9"/>
    <w:rsid w:val="7DBABF71"/>
    <w:rsid w:val="7DCCA53B"/>
    <w:rsid w:val="7DCDCEBD"/>
    <w:rsid w:val="7DCE390E"/>
    <w:rsid w:val="7DCF0A24"/>
    <w:rsid w:val="7DD297CE"/>
    <w:rsid w:val="7DD53EC8"/>
    <w:rsid w:val="7DD8D57C"/>
    <w:rsid w:val="7DD91EBD"/>
    <w:rsid w:val="7DD96B8E"/>
    <w:rsid w:val="7DE081BF"/>
    <w:rsid w:val="7DE150A6"/>
    <w:rsid w:val="7DE1C6A2"/>
    <w:rsid w:val="7DE6C9AB"/>
    <w:rsid w:val="7DED80EC"/>
    <w:rsid w:val="7DED9B65"/>
    <w:rsid w:val="7DEFCBE2"/>
    <w:rsid w:val="7DFAE441"/>
    <w:rsid w:val="7E036D9F"/>
    <w:rsid w:val="7E0A3C7A"/>
    <w:rsid w:val="7E0B4F30"/>
    <w:rsid w:val="7E0D3661"/>
    <w:rsid w:val="7E13DAE6"/>
    <w:rsid w:val="7E16C095"/>
    <w:rsid w:val="7E1B3AAB"/>
    <w:rsid w:val="7E25D3F9"/>
    <w:rsid w:val="7E27F533"/>
    <w:rsid w:val="7E2AC38A"/>
    <w:rsid w:val="7E2BC50B"/>
    <w:rsid w:val="7E3032AE"/>
    <w:rsid w:val="7E3043AF"/>
    <w:rsid w:val="7E30546E"/>
    <w:rsid w:val="7E342080"/>
    <w:rsid w:val="7E38FBB2"/>
    <w:rsid w:val="7E39181A"/>
    <w:rsid w:val="7E411A4B"/>
    <w:rsid w:val="7E413EC7"/>
    <w:rsid w:val="7E42FC03"/>
    <w:rsid w:val="7E485BF5"/>
    <w:rsid w:val="7E4895F9"/>
    <w:rsid w:val="7E495679"/>
    <w:rsid w:val="7E4A60A4"/>
    <w:rsid w:val="7E4C6EED"/>
    <w:rsid w:val="7E4F6AB8"/>
    <w:rsid w:val="7E505DDC"/>
    <w:rsid w:val="7E50664A"/>
    <w:rsid w:val="7E59960F"/>
    <w:rsid w:val="7E59C5BF"/>
    <w:rsid w:val="7E608C71"/>
    <w:rsid w:val="7E6405AE"/>
    <w:rsid w:val="7E6C5786"/>
    <w:rsid w:val="7E6C9D5F"/>
    <w:rsid w:val="7E70A993"/>
    <w:rsid w:val="7E748DF8"/>
    <w:rsid w:val="7E74A8AA"/>
    <w:rsid w:val="7E7838EB"/>
    <w:rsid w:val="7E7BFFE9"/>
    <w:rsid w:val="7E7D1511"/>
    <w:rsid w:val="7E7D4C87"/>
    <w:rsid w:val="7E7EC914"/>
    <w:rsid w:val="7E881B59"/>
    <w:rsid w:val="7E8DF9FA"/>
    <w:rsid w:val="7E927C75"/>
    <w:rsid w:val="7E95466C"/>
    <w:rsid w:val="7E9B2573"/>
    <w:rsid w:val="7EA33FFC"/>
    <w:rsid w:val="7EA8B8EA"/>
    <w:rsid w:val="7EB14CDE"/>
    <w:rsid w:val="7EB94EF7"/>
    <w:rsid w:val="7EBB3357"/>
    <w:rsid w:val="7EBE64C8"/>
    <w:rsid w:val="7EC25E95"/>
    <w:rsid w:val="7EC5149D"/>
    <w:rsid w:val="7EC6944D"/>
    <w:rsid w:val="7ECA3229"/>
    <w:rsid w:val="7ECE656C"/>
    <w:rsid w:val="7ED419C9"/>
    <w:rsid w:val="7ED7C317"/>
    <w:rsid w:val="7EE87D65"/>
    <w:rsid w:val="7EEDBC0C"/>
    <w:rsid w:val="7EEE4AE6"/>
    <w:rsid w:val="7EF33982"/>
    <w:rsid w:val="7EF3A39A"/>
    <w:rsid w:val="7F00925F"/>
    <w:rsid w:val="7F010DCB"/>
    <w:rsid w:val="7F05988E"/>
    <w:rsid w:val="7F061A4F"/>
    <w:rsid w:val="7F0864C9"/>
    <w:rsid w:val="7F09DD96"/>
    <w:rsid w:val="7F0B235B"/>
    <w:rsid w:val="7F0B3882"/>
    <w:rsid w:val="7F0E8522"/>
    <w:rsid w:val="7F0F1E02"/>
    <w:rsid w:val="7F16A6E4"/>
    <w:rsid w:val="7F18A9DA"/>
    <w:rsid w:val="7F1B2752"/>
    <w:rsid w:val="7F221FF8"/>
    <w:rsid w:val="7F34B0F9"/>
    <w:rsid w:val="7F3732F9"/>
    <w:rsid w:val="7F3B81FD"/>
    <w:rsid w:val="7F3D4D82"/>
    <w:rsid w:val="7F44F322"/>
    <w:rsid w:val="7F48A6A0"/>
    <w:rsid w:val="7F4B7982"/>
    <w:rsid w:val="7F532431"/>
    <w:rsid w:val="7F539B2A"/>
    <w:rsid w:val="7F54E27B"/>
    <w:rsid w:val="7F564626"/>
    <w:rsid w:val="7F57DE2E"/>
    <w:rsid w:val="7F5A041B"/>
    <w:rsid w:val="7F640CDD"/>
    <w:rsid w:val="7F6492A8"/>
    <w:rsid w:val="7F65098A"/>
    <w:rsid w:val="7F65297D"/>
    <w:rsid w:val="7F6661A7"/>
    <w:rsid w:val="7F68A7DE"/>
    <w:rsid w:val="7F727375"/>
    <w:rsid w:val="7F794AA3"/>
    <w:rsid w:val="7F7C0339"/>
    <w:rsid w:val="7F7E791A"/>
    <w:rsid w:val="7F7FDE9A"/>
    <w:rsid w:val="7F856A3F"/>
    <w:rsid w:val="7F873015"/>
    <w:rsid w:val="7F8C05E2"/>
    <w:rsid w:val="7F8F40BA"/>
    <w:rsid w:val="7F98ADA0"/>
    <w:rsid w:val="7F9B1EDC"/>
    <w:rsid w:val="7FA1DD69"/>
    <w:rsid w:val="7FA3EE70"/>
    <w:rsid w:val="7FAD5712"/>
    <w:rsid w:val="7FB27798"/>
    <w:rsid w:val="7FB8EE8C"/>
    <w:rsid w:val="7FBB8807"/>
    <w:rsid w:val="7FBDA498"/>
    <w:rsid w:val="7FC8F9BE"/>
    <w:rsid w:val="7FCDB9CE"/>
    <w:rsid w:val="7FD133F4"/>
    <w:rsid w:val="7FD92B28"/>
    <w:rsid w:val="7FD93EA7"/>
    <w:rsid w:val="7FE4BE14"/>
    <w:rsid w:val="7FEE21DF"/>
    <w:rsid w:val="7FEE9FD9"/>
    <w:rsid w:val="7FF0F33E"/>
    <w:rsid w:val="7FF6504B"/>
    <w:rsid w:val="7FF6E5BB"/>
    <w:rsid w:val="7FF7C54F"/>
    <w:rsid w:val="7FFCE1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686F"/>
  <w15:chartTrackingRefBased/>
  <w15:docId w15:val="{6D43C5EA-B9DB-41F0-B4DD-B496784D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E918BF"/>
    <w:pPr>
      <w:numPr>
        <w:numId w:val="2"/>
      </w:numPr>
    </w:pPr>
  </w:style>
  <w:style w:type="paragraph" w:styleId="Header">
    <w:name w:val="header"/>
    <w:basedOn w:val="Normal"/>
    <w:link w:val="HeaderChar"/>
    <w:uiPriority w:val="99"/>
    <w:unhideWhenUsed/>
    <w:rsid w:val="004009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998"/>
  </w:style>
  <w:style w:type="paragraph" w:styleId="Footer">
    <w:name w:val="footer"/>
    <w:basedOn w:val="Normal"/>
    <w:link w:val="FooterChar"/>
    <w:uiPriority w:val="99"/>
    <w:unhideWhenUsed/>
    <w:rsid w:val="004009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998"/>
  </w:style>
  <w:style w:type="paragraph" w:styleId="ListParagraph">
    <w:name w:val="List Paragraph"/>
    <w:basedOn w:val="Normal"/>
    <w:uiPriority w:val="34"/>
    <w:qFormat/>
    <w:rsid w:val="00163984"/>
    <w:pPr>
      <w:ind w:left="720"/>
      <w:contextualSpacing/>
    </w:pPr>
  </w:style>
  <w:style w:type="character" w:styleId="CommentReference">
    <w:name w:val="annotation reference"/>
    <w:basedOn w:val="DefaultParagraphFont"/>
    <w:uiPriority w:val="99"/>
    <w:semiHidden/>
    <w:unhideWhenUsed/>
    <w:rsid w:val="00873F6B"/>
    <w:rPr>
      <w:sz w:val="16"/>
      <w:szCs w:val="16"/>
    </w:rPr>
  </w:style>
  <w:style w:type="paragraph" w:styleId="CommentText">
    <w:name w:val="annotation text"/>
    <w:basedOn w:val="Normal"/>
    <w:link w:val="CommentTextChar"/>
    <w:uiPriority w:val="99"/>
    <w:unhideWhenUsed/>
    <w:rsid w:val="00873F6B"/>
    <w:pPr>
      <w:spacing w:line="240" w:lineRule="auto"/>
    </w:pPr>
    <w:rPr>
      <w:sz w:val="20"/>
      <w:szCs w:val="20"/>
    </w:rPr>
  </w:style>
  <w:style w:type="character" w:customStyle="1" w:styleId="CommentTextChar">
    <w:name w:val="Comment Text Char"/>
    <w:basedOn w:val="DefaultParagraphFont"/>
    <w:link w:val="CommentText"/>
    <w:uiPriority w:val="99"/>
    <w:rsid w:val="00873F6B"/>
    <w:rPr>
      <w:sz w:val="20"/>
      <w:szCs w:val="20"/>
    </w:rPr>
  </w:style>
  <w:style w:type="paragraph" w:styleId="CommentSubject">
    <w:name w:val="annotation subject"/>
    <w:basedOn w:val="CommentText"/>
    <w:next w:val="CommentText"/>
    <w:link w:val="CommentSubjectChar"/>
    <w:uiPriority w:val="99"/>
    <w:semiHidden/>
    <w:unhideWhenUsed/>
    <w:rsid w:val="00873F6B"/>
    <w:rPr>
      <w:b/>
      <w:bCs/>
    </w:rPr>
  </w:style>
  <w:style w:type="character" w:customStyle="1" w:styleId="CommentSubjectChar">
    <w:name w:val="Comment Subject Char"/>
    <w:basedOn w:val="CommentTextChar"/>
    <w:link w:val="CommentSubject"/>
    <w:uiPriority w:val="99"/>
    <w:semiHidden/>
    <w:rsid w:val="00873F6B"/>
    <w:rPr>
      <w:b/>
      <w:bCs/>
      <w:sz w:val="20"/>
      <w:szCs w:val="20"/>
    </w:rPr>
  </w:style>
  <w:style w:type="paragraph" w:styleId="BalloonText">
    <w:name w:val="Balloon Text"/>
    <w:basedOn w:val="Normal"/>
    <w:link w:val="BalloonTextChar"/>
    <w:uiPriority w:val="99"/>
    <w:semiHidden/>
    <w:unhideWhenUsed/>
    <w:rsid w:val="00873F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F6B"/>
    <w:rPr>
      <w:rFonts w:ascii="Segoe UI" w:hAnsi="Segoe UI" w:cs="Segoe UI"/>
      <w:sz w:val="18"/>
      <w:szCs w:val="18"/>
    </w:rPr>
  </w:style>
  <w:style w:type="character" w:styleId="Hyperlink">
    <w:name w:val="Hyperlink"/>
    <w:basedOn w:val="DefaultParagraphFont"/>
    <w:uiPriority w:val="99"/>
    <w:unhideWhenUsed/>
    <w:rsid w:val="009465EB"/>
    <w:rPr>
      <w:color w:val="0563C1" w:themeColor="hyperlink"/>
      <w:u w:val="single"/>
    </w:rPr>
  </w:style>
  <w:style w:type="character" w:customStyle="1" w:styleId="UnresolvedMention1">
    <w:name w:val="Unresolved Mention1"/>
    <w:basedOn w:val="DefaultParagraphFont"/>
    <w:uiPriority w:val="99"/>
    <w:semiHidden/>
    <w:unhideWhenUsed/>
    <w:rsid w:val="009465EB"/>
    <w:rPr>
      <w:color w:val="605E5C"/>
      <w:shd w:val="clear" w:color="auto" w:fill="E1DFDD"/>
    </w:rPr>
  </w:style>
  <w:style w:type="paragraph" w:styleId="Revision">
    <w:name w:val="Revision"/>
    <w:hidden/>
    <w:uiPriority w:val="99"/>
    <w:semiHidden/>
    <w:rsid w:val="00FB4519"/>
    <w:pPr>
      <w:spacing w:after="0" w:line="240" w:lineRule="auto"/>
      <w:ind w:firstLine="0"/>
      <w:jc w:val="left"/>
    </w:pPr>
  </w:style>
  <w:style w:type="character" w:styleId="Emphasis">
    <w:name w:val="Emphasis"/>
    <w:basedOn w:val="DefaultParagraphFont"/>
    <w:uiPriority w:val="20"/>
    <w:qFormat/>
    <w:rsid w:val="00FF3483"/>
    <w:rPr>
      <w:i/>
      <w:iCs/>
    </w:rPr>
  </w:style>
  <w:style w:type="character" w:styleId="LineNumber">
    <w:name w:val="line number"/>
    <w:basedOn w:val="DefaultParagraphFont"/>
    <w:uiPriority w:val="99"/>
    <w:semiHidden/>
    <w:unhideWhenUsed/>
    <w:rsid w:val="003772F0"/>
  </w:style>
  <w:style w:type="character" w:styleId="FollowedHyperlink">
    <w:name w:val="FollowedHyperlink"/>
    <w:basedOn w:val="DefaultParagraphFont"/>
    <w:uiPriority w:val="99"/>
    <w:semiHidden/>
    <w:unhideWhenUsed/>
    <w:rsid w:val="00134025"/>
    <w:rPr>
      <w:color w:val="954F72" w:themeColor="followedHyperlink"/>
      <w:u w:val="single"/>
    </w:rPr>
  </w:style>
  <w:style w:type="table" w:styleId="TableGrid">
    <w:name w:val="Table Grid"/>
    <w:basedOn w:val="TableNormal"/>
    <w:uiPriority w:val="39"/>
    <w:rsid w:val="00A87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61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apps.who.int/iris/handle/10665/338565"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F3063343-74C5-4F32-BDAA-B1DB3707236E}">
    <t:Anchor>
      <t:Comment id="751158727"/>
    </t:Anchor>
    <t:History>
      <t:Event id="{03F16C79-262A-44C0-ABD3-34C3F351B8A9}" time="2025-11-28T11:57:20.637Z">
        <t:Attribution userId="S::rdom0168@ox.ac.uk::9b2091e8-cf3b-4558-bcc0-d9f8ebd88def" userProvider="AD" userName="Caitlin Naylor"/>
        <t:Anchor>
          <t:Comment id="1492859472"/>
        </t:Anchor>
        <t:Create/>
      </t:Event>
      <t:Event id="{DE139449-DE19-4D0B-A181-FB1F54EEE7CF}" time="2025-11-28T11:57:20.637Z">
        <t:Attribution userId="S::rdom0168@ox.ac.uk::9b2091e8-cf3b-4558-bcc0-d9f8ebd88def" userProvider="AD" userName="Caitlin Naylor"/>
        <t:Anchor>
          <t:Comment id="1492859472"/>
        </t:Anchor>
        <t:Assign userId="S::clme1142@ox.ac.uk::e170d375-18af-452f-afb5-dbee9b6b3cda" userProvider="AD" userName="Philippe Guerin"/>
      </t:Event>
      <t:Event id="{D8B1A422-DB1E-4035-A27D-C65E9F39353C}" time="2025-11-28T11:57:20.637Z">
        <t:Attribution userId="S::rdom0168@ox.ac.uk::9b2091e8-cf3b-4558-bcc0-d9f8ebd88def" userProvider="AD" userName="Caitlin Naylor"/>
        <t:Anchor>
          <t:Comment id="1492859472"/>
        </t:Anchor>
        <t:SetTitle title="capacity comment originally from Philippe - @Philippe Guerin which explanation to go with?"/>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2F8B81877FA945BEA7821E8B6F257B" ma:contentTypeVersion="19" ma:contentTypeDescription="Create a new document." ma:contentTypeScope="" ma:versionID="dc9f77d0711dbf46b044ca369354a458">
  <xsd:schema xmlns:xsd="http://www.w3.org/2001/XMLSchema" xmlns:xs="http://www.w3.org/2001/XMLSchema" xmlns:p="http://schemas.microsoft.com/office/2006/metadata/properties" xmlns:ns2="cf249b84-e751-45c2-b597-cdd4207288d4" xmlns:ns3="08b1d026-4f8a-4fdd-a92f-cc202511de59" targetNamespace="http://schemas.microsoft.com/office/2006/metadata/properties" ma:root="true" ma:fieldsID="b59dce657d263be8ebf38d3bdd35f05c" ns2:_="" ns3:_="">
    <xsd:import namespace="cf249b84-e751-45c2-b597-cdd4207288d4"/>
    <xsd:import namespace="08b1d026-4f8a-4fdd-a92f-cc202511d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49b84-e751-45c2-b597-cdd4207288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b1d026-4f8a-4fdd-a92f-cc202511de5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ad3bc7-3ec5-405a-a05d-3b37ff4a3d53}" ma:internalName="TaxCatchAll" ma:showField="CatchAllData" ma:web="08b1d026-4f8a-4fdd-a92f-cc202511de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f249b84-e751-45c2-b597-cdd4207288d4">
      <Terms xmlns="http://schemas.microsoft.com/office/infopath/2007/PartnerControls"/>
    </lcf76f155ced4ddcb4097134ff3c332f>
    <TaxCatchAll xmlns="08b1d026-4f8a-4fdd-a92f-cc202511de5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999EE5-99AB-488E-8829-D4D6F4BC05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49b84-e751-45c2-b597-cdd4207288d4"/>
    <ds:schemaRef ds:uri="08b1d026-4f8a-4fdd-a92f-cc202511d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9F2319-7255-4650-A2C4-62E795384402}">
  <ds:schemaRefs>
    <ds:schemaRef ds:uri="http://schemas.microsoft.com/office/2006/metadata/properties"/>
    <ds:schemaRef ds:uri="http://schemas.microsoft.com/office/infopath/2007/PartnerControls"/>
    <ds:schemaRef ds:uri="cf249b84-e751-45c2-b597-cdd4207288d4"/>
    <ds:schemaRef ds:uri="08b1d026-4f8a-4fdd-a92f-cc202511de59"/>
  </ds:schemaRefs>
</ds:datastoreItem>
</file>

<file path=customXml/itemProps3.xml><?xml version="1.0" encoding="utf-8"?>
<ds:datastoreItem xmlns:ds="http://schemas.openxmlformats.org/officeDocument/2006/customXml" ds:itemID="{6BD02064-246C-4506-B8B6-1BE491DF09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7382</Words>
  <Characters>42083</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 Peploe</dc:creator>
  <cp:keywords/>
  <dc:description/>
  <cp:lastModifiedBy>Rhys Peploe</cp:lastModifiedBy>
  <cp:revision>3</cp:revision>
  <dcterms:created xsi:type="dcterms:W3CDTF">2026-05-06T09:21:00Z</dcterms:created>
  <dcterms:modified xsi:type="dcterms:W3CDTF">2026-05-12T14:27:00Z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0x0101009D2F8B81877FA945BEA7821E8B6F257B</vt:lpwstr>
  </property>
</Properties>
</file>